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3FCBD" w14:textId="77777777" w:rsidR="00E54D50" w:rsidRDefault="00E54D50">
      <w:pPr>
        <w:pStyle w:val="28-"/>
      </w:pPr>
    </w:p>
    <w:p w14:paraId="38D3A039" w14:textId="77777777" w:rsidR="00E54D50" w:rsidRDefault="00E54D50">
      <w:pPr>
        <w:pStyle w:val="28-"/>
      </w:pPr>
    </w:p>
    <w:p w14:paraId="29B68213" w14:textId="77777777" w:rsidR="00E54D50" w:rsidRDefault="00E54D50">
      <w:pPr>
        <w:pStyle w:val="28-"/>
      </w:pPr>
    </w:p>
    <w:p w14:paraId="59A8E4CC" w14:textId="77777777" w:rsidR="00E54D50" w:rsidRDefault="00E54D50">
      <w:pPr>
        <w:pStyle w:val="28-"/>
      </w:pPr>
    </w:p>
    <w:p w14:paraId="3F5E5467" w14:textId="77777777" w:rsidR="00E54D50" w:rsidRDefault="00353444">
      <w:pPr>
        <w:spacing w:line="300" w:lineRule="auto"/>
        <w:jc w:val="center"/>
        <w:rPr>
          <w:sz w:val="72"/>
          <w:szCs w:val="72"/>
        </w:rPr>
      </w:pPr>
      <w:r>
        <w:rPr>
          <w:noProof/>
        </w:rPr>
        <w:drawing>
          <wp:inline distT="0" distB="0" distL="0" distR="0" wp14:anchorId="681B55F2" wp14:editId="7BBD25F0">
            <wp:extent cx="3552825" cy="7029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921483" cy="776571"/>
                    </a:xfrm>
                    <a:prstGeom prst="rect">
                      <a:avLst/>
                    </a:prstGeom>
                  </pic:spPr>
                </pic:pic>
              </a:graphicData>
            </a:graphic>
          </wp:inline>
        </w:drawing>
      </w:r>
    </w:p>
    <w:p w14:paraId="20D8DBA5" w14:textId="77777777" w:rsidR="00E54D50" w:rsidRDefault="00353444">
      <w:pPr>
        <w:pStyle w:val="10-"/>
      </w:pPr>
      <w:r>
        <w:rPr>
          <w:rFonts w:hint="eastAsia"/>
        </w:rPr>
        <w:t>本科生毕业设计(论文)</w:t>
      </w:r>
    </w:p>
    <w:p w14:paraId="3A6F15D2" w14:textId="77777777" w:rsidR="00E54D50" w:rsidRDefault="00E54D50">
      <w:pPr>
        <w:pStyle w:val="28-"/>
      </w:pPr>
    </w:p>
    <w:p w14:paraId="52A4DAB3" w14:textId="77777777" w:rsidR="00E54D50" w:rsidRDefault="00E54D50">
      <w:pPr>
        <w:pStyle w:val="28-"/>
      </w:pPr>
    </w:p>
    <w:p w14:paraId="1966F4D3" w14:textId="77777777" w:rsidR="00E54D50" w:rsidRDefault="00E54D50">
      <w:pPr>
        <w:pStyle w:val="28-"/>
      </w:pPr>
    </w:p>
    <w:p w14:paraId="1DCAF66E" w14:textId="77777777" w:rsidR="00E54D50" w:rsidRDefault="00353444">
      <w:pPr>
        <w:pStyle w:val="11-"/>
      </w:pPr>
      <w:r>
        <w:rPr>
          <w:color w:val="000000"/>
        </w:rPr>
        <w:t>毕业要求达成度计算系统的设计与实现</w:t>
      </w:r>
    </w:p>
    <w:p w14:paraId="0E5CA125" w14:textId="77777777" w:rsidR="00E54D50" w:rsidRDefault="00353444">
      <w:pPr>
        <w:pStyle w:val="20-"/>
        <w:spacing w:before="312" w:after="312"/>
      </w:pPr>
      <w:r>
        <w:rPr>
          <w:color w:val="000000"/>
        </w:rPr>
        <w:t>Design and Implementation of a Graduation Requirement Achievement Calculation System</w:t>
      </w:r>
    </w:p>
    <w:p w14:paraId="129ED15A" w14:textId="77777777" w:rsidR="00E54D50" w:rsidRDefault="00E54D50">
      <w:pPr>
        <w:pStyle w:val="28-"/>
      </w:pPr>
    </w:p>
    <w:p w14:paraId="71D2130E" w14:textId="77777777" w:rsidR="00E54D50" w:rsidRDefault="00E54D50">
      <w:pPr>
        <w:pStyle w:val="28-"/>
      </w:pPr>
    </w:p>
    <w:p w14:paraId="2331E41E" w14:textId="77777777" w:rsidR="00E54D50" w:rsidRDefault="00E54D50">
      <w:pPr>
        <w:pStyle w:val="28-"/>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E54D50" w14:paraId="618FAAB2" w14:textId="77777777">
        <w:trPr>
          <w:trHeight w:val="680"/>
          <w:jc w:val="center"/>
        </w:trPr>
        <w:tc>
          <w:tcPr>
            <w:tcW w:w="2101" w:type="dxa"/>
            <w:vAlign w:val="bottom"/>
          </w:tcPr>
          <w:p w14:paraId="4C091941" w14:textId="77777777" w:rsidR="00E54D50" w:rsidRDefault="00353444">
            <w:pPr>
              <w:jc w:val="righ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学</w:t>
            </w:r>
            <w:r>
              <w:rPr>
                <w:rFonts w:ascii="Times New Roman" w:eastAsia="宋体" w:hAnsi="Times New Roman" w:cs="Times New Roman" w:hint="eastAsia"/>
                <w:kern w:val="0"/>
                <w:sz w:val="32"/>
                <w:szCs w:val="32"/>
              </w:rPr>
              <w:t xml:space="preserve"> </w:t>
            </w:r>
            <w:r>
              <w:rPr>
                <w:rFonts w:ascii="Times New Roman" w:eastAsia="宋体" w:hAnsi="Times New Roman" w:cs="Times New Roman"/>
                <w:kern w:val="0"/>
                <w:sz w:val="32"/>
                <w:szCs w:val="32"/>
              </w:rPr>
              <w:t xml:space="preserve">   </w:t>
            </w:r>
            <w:r>
              <w:rPr>
                <w:rFonts w:ascii="Times New Roman" w:eastAsia="宋体" w:hAnsi="Times New Roman" w:cs="Times New Roman" w:hint="eastAsia"/>
                <w:kern w:val="0"/>
                <w:sz w:val="32"/>
                <w:szCs w:val="32"/>
              </w:rPr>
              <w:t>院：</w:t>
            </w:r>
          </w:p>
        </w:tc>
        <w:tc>
          <w:tcPr>
            <w:tcW w:w="4415" w:type="dxa"/>
            <w:tcBorders>
              <w:bottom w:val="single" w:sz="8" w:space="0" w:color="auto"/>
            </w:tcBorders>
            <w:vAlign w:val="bottom"/>
          </w:tcPr>
          <w:p w14:paraId="141AC1F6" w14:textId="77777777" w:rsidR="00E54D50" w:rsidRDefault="00353444">
            <w:pPr>
              <w:pStyle w:val="13-"/>
              <w:rPr>
                <w:kern w:val="0"/>
              </w:rPr>
            </w:pPr>
            <w:r>
              <w:rPr>
                <w:rFonts w:hint="eastAsia"/>
                <w:kern w:val="0"/>
              </w:rPr>
              <w:t>计算机学院</w:t>
            </w:r>
          </w:p>
        </w:tc>
      </w:tr>
      <w:tr w:rsidR="00E54D50" w14:paraId="5C4F384D" w14:textId="77777777">
        <w:trPr>
          <w:trHeight w:val="680"/>
          <w:jc w:val="center"/>
        </w:trPr>
        <w:tc>
          <w:tcPr>
            <w:tcW w:w="2101" w:type="dxa"/>
            <w:vAlign w:val="bottom"/>
          </w:tcPr>
          <w:p w14:paraId="5F944E92" w14:textId="77777777" w:rsidR="00E54D50" w:rsidRDefault="00353444">
            <w:pPr>
              <w:jc w:val="righ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专</w:t>
            </w:r>
            <w:r>
              <w:rPr>
                <w:rFonts w:ascii="Times New Roman" w:eastAsia="宋体" w:hAnsi="Times New Roman" w:cs="Times New Roman" w:hint="eastAsia"/>
                <w:kern w:val="0"/>
                <w:sz w:val="32"/>
                <w:szCs w:val="32"/>
              </w:rPr>
              <w:t xml:space="preserve"> </w:t>
            </w:r>
            <w:r>
              <w:rPr>
                <w:rFonts w:ascii="Times New Roman" w:eastAsia="宋体" w:hAnsi="Times New Roman" w:cs="Times New Roman"/>
                <w:kern w:val="0"/>
                <w:sz w:val="32"/>
                <w:szCs w:val="32"/>
              </w:rPr>
              <w:t xml:space="preserve">   </w:t>
            </w:r>
            <w:r>
              <w:rPr>
                <w:rFonts w:ascii="Times New Roman" w:eastAsia="宋体" w:hAnsi="Times New Roman" w:cs="Times New Roman" w:hint="eastAsia"/>
                <w:kern w:val="0"/>
                <w:sz w:val="32"/>
                <w:szCs w:val="32"/>
              </w:rPr>
              <w:t>业：</w:t>
            </w:r>
          </w:p>
        </w:tc>
        <w:tc>
          <w:tcPr>
            <w:tcW w:w="4415" w:type="dxa"/>
            <w:tcBorders>
              <w:top w:val="single" w:sz="8" w:space="0" w:color="auto"/>
              <w:bottom w:val="single" w:sz="8" w:space="0" w:color="auto"/>
            </w:tcBorders>
            <w:vAlign w:val="bottom"/>
          </w:tcPr>
          <w:p w14:paraId="5797240F" w14:textId="77777777" w:rsidR="00E54D50" w:rsidRDefault="00353444">
            <w:pPr>
              <w:pStyle w:val="13-"/>
              <w:rPr>
                <w:kern w:val="0"/>
              </w:rPr>
            </w:pPr>
            <w:r>
              <w:rPr>
                <w:rFonts w:hint="eastAsia"/>
                <w:kern w:val="0"/>
              </w:rPr>
              <w:t>软件工程</w:t>
            </w:r>
          </w:p>
        </w:tc>
      </w:tr>
      <w:tr w:rsidR="00E54D50" w14:paraId="2FEAFBDA" w14:textId="77777777">
        <w:trPr>
          <w:trHeight w:val="680"/>
          <w:jc w:val="center"/>
        </w:trPr>
        <w:tc>
          <w:tcPr>
            <w:tcW w:w="2101" w:type="dxa"/>
            <w:vAlign w:val="bottom"/>
          </w:tcPr>
          <w:p w14:paraId="662FCE8B" w14:textId="77777777" w:rsidR="00E54D50" w:rsidRDefault="00353444">
            <w:pPr>
              <w:jc w:val="righ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班</w:t>
            </w:r>
            <w:r>
              <w:rPr>
                <w:rFonts w:ascii="Times New Roman" w:eastAsia="宋体" w:hAnsi="Times New Roman" w:cs="Times New Roman" w:hint="eastAsia"/>
                <w:kern w:val="0"/>
                <w:sz w:val="32"/>
                <w:szCs w:val="32"/>
              </w:rPr>
              <w:t xml:space="preserve"> </w:t>
            </w:r>
            <w:r>
              <w:rPr>
                <w:rFonts w:ascii="Times New Roman" w:eastAsia="宋体" w:hAnsi="Times New Roman" w:cs="Times New Roman"/>
                <w:kern w:val="0"/>
                <w:sz w:val="32"/>
                <w:szCs w:val="32"/>
              </w:rPr>
              <w:t xml:space="preserve">   </w:t>
            </w:r>
            <w:r>
              <w:rPr>
                <w:rFonts w:ascii="Times New Roman" w:eastAsia="宋体" w:hAnsi="Times New Roman" w:cs="Times New Roman" w:hint="eastAsia"/>
                <w:kern w:val="0"/>
                <w:sz w:val="32"/>
                <w:szCs w:val="32"/>
              </w:rPr>
              <w:t>级：</w:t>
            </w:r>
          </w:p>
        </w:tc>
        <w:tc>
          <w:tcPr>
            <w:tcW w:w="4415" w:type="dxa"/>
            <w:tcBorders>
              <w:top w:val="single" w:sz="8" w:space="0" w:color="auto"/>
              <w:bottom w:val="single" w:sz="8" w:space="0" w:color="auto"/>
            </w:tcBorders>
            <w:vAlign w:val="bottom"/>
          </w:tcPr>
          <w:p w14:paraId="53138BE7" w14:textId="77777777" w:rsidR="00E54D50" w:rsidRDefault="00353444">
            <w:pPr>
              <w:pStyle w:val="13-"/>
              <w:rPr>
                <w:kern w:val="0"/>
              </w:rPr>
            </w:pPr>
            <w:r>
              <w:rPr>
                <w:rFonts w:hint="eastAsia"/>
                <w:kern w:val="0"/>
              </w:rPr>
              <w:t>08012204</w:t>
            </w:r>
          </w:p>
        </w:tc>
      </w:tr>
      <w:tr w:rsidR="00E54D50" w14:paraId="30B6EB2E" w14:textId="77777777">
        <w:trPr>
          <w:trHeight w:val="680"/>
          <w:jc w:val="center"/>
        </w:trPr>
        <w:tc>
          <w:tcPr>
            <w:tcW w:w="2101" w:type="dxa"/>
            <w:vAlign w:val="bottom"/>
          </w:tcPr>
          <w:p w14:paraId="64CCB95A" w14:textId="77777777" w:rsidR="00E54D50" w:rsidRDefault="00353444">
            <w:pPr>
              <w:jc w:val="righ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学生姓名：</w:t>
            </w:r>
          </w:p>
        </w:tc>
        <w:tc>
          <w:tcPr>
            <w:tcW w:w="4415" w:type="dxa"/>
            <w:tcBorders>
              <w:top w:val="single" w:sz="8" w:space="0" w:color="auto"/>
              <w:bottom w:val="single" w:sz="8" w:space="0" w:color="auto"/>
            </w:tcBorders>
            <w:vAlign w:val="bottom"/>
          </w:tcPr>
          <w:p w14:paraId="1CEFA5C3" w14:textId="77777777" w:rsidR="00E54D50" w:rsidRDefault="00353444">
            <w:pPr>
              <w:pStyle w:val="13-"/>
              <w:rPr>
                <w:kern w:val="0"/>
              </w:rPr>
            </w:pPr>
            <w:r>
              <w:rPr>
                <w:rFonts w:hint="eastAsia"/>
                <w:kern w:val="0"/>
              </w:rPr>
              <w:t>刘子凯</w:t>
            </w:r>
          </w:p>
        </w:tc>
      </w:tr>
      <w:tr w:rsidR="00E54D50" w14:paraId="3E8FCBD8" w14:textId="77777777">
        <w:trPr>
          <w:trHeight w:val="680"/>
          <w:jc w:val="center"/>
        </w:trPr>
        <w:tc>
          <w:tcPr>
            <w:tcW w:w="2101" w:type="dxa"/>
            <w:vAlign w:val="bottom"/>
          </w:tcPr>
          <w:p w14:paraId="7469062B" w14:textId="77777777" w:rsidR="00E54D50" w:rsidRDefault="00353444">
            <w:pPr>
              <w:jc w:val="righ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学</w:t>
            </w:r>
            <w:r>
              <w:rPr>
                <w:rFonts w:ascii="Times New Roman" w:eastAsia="宋体" w:hAnsi="Times New Roman" w:cs="Times New Roman" w:hint="eastAsia"/>
                <w:kern w:val="0"/>
                <w:sz w:val="32"/>
                <w:szCs w:val="32"/>
              </w:rPr>
              <w:t xml:space="preserve"> </w:t>
            </w:r>
            <w:r>
              <w:rPr>
                <w:rFonts w:ascii="Times New Roman" w:eastAsia="宋体" w:hAnsi="Times New Roman" w:cs="Times New Roman"/>
                <w:kern w:val="0"/>
                <w:sz w:val="32"/>
                <w:szCs w:val="32"/>
              </w:rPr>
              <w:t xml:space="preserve">   </w:t>
            </w:r>
            <w:r>
              <w:rPr>
                <w:rFonts w:ascii="Times New Roman" w:eastAsia="宋体" w:hAnsi="Times New Roman" w:cs="Times New Roman" w:hint="eastAsia"/>
                <w:kern w:val="0"/>
                <w:sz w:val="32"/>
                <w:szCs w:val="32"/>
              </w:rPr>
              <w:t>号：</w:t>
            </w:r>
          </w:p>
        </w:tc>
        <w:tc>
          <w:tcPr>
            <w:tcW w:w="4415" w:type="dxa"/>
            <w:tcBorders>
              <w:top w:val="single" w:sz="8" w:space="0" w:color="auto"/>
              <w:bottom w:val="single" w:sz="8" w:space="0" w:color="auto"/>
            </w:tcBorders>
            <w:vAlign w:val="bottom"/>
          </w:tcPr>
          <w:p w14:paraId="7C1EA43E" w14:textId="77777777" w:rsidR="00E54D50" w:rsidRDefault="00353444">
            <w:pPr>
              <w:pStyle w:val="13-"/>
              <w:rPr>
                <w:kern w:val="0"/>
              </w:rPr>
            </w:pPr>
            <w:r>
              <w:rPr>
                <w:rFonts w:hint="eastAsia"/>
                <w:kern w:val="0"/>
              </w:rPr>
              <w:t>1120223191</w:t>
            </w:r>
          </w:p>
        </w:tc>
      </w:tr>
      <w:tr w:rsidR="00E54D50" w14:paraId="6F735C06" w14:textId="77777777">
        <w:trPr>
          <w:trHeight w:val="680"/>
          <w:jc w:val="center"/>
        </w:trPr>
        <w:tc>
          <w:tcPr>
            <w:tcW w:w="2101" w:type="dxa"/>
            <w:vAlign w:val="bottom"/>
          </w:tcPr>
          <w:p w14:paraId="2D8BF7E9" w14:textId="77777777" w:rsidR="00E54D50" w:rsidRDefault="00353444">
            <w:pPr>
              <w:jc w:val="righ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指导教师：</w:t>
            </w:r>
          </w:p>
        </w:tc>
        <w:tc>
          <w:tcPr>
            <w:tcW w:w="4415" w:type="dxa"/>
            <w:tcBorders>
              <w:top w:val="single" w:sz="8" w:space="0" w:color="auto"/>
              <w:bottom w:val="single" w:sz="8" w:space="0" w:color="auto"/>
            </w:tcBorders>
            <w:vAlign w:val="bottom"/>
          </w:tcPr>
          <w:p w14:paraId="6DB26256" w14:textId="77777777" w:rsidR="00E54D50" w:rsidRDefault="00353444">
            <w:pPr>
              <w:pStyle w:val="13-"/>
              <w:rPr>
                <w:kern w:val="0"/>
              </w:rPr>
            </w:pPr>
            <w:r>
              <w:rPr>
                <w:rFonts w:hint="eastAsia"/>
                <w:kern w:val="0"/>
              </w:rPr>
              <w:t>赵小林</w:t>
            </w:r>
          </w:p>
        </w:tc>
      </w:tr>
    </w:tbl>
    <w:p w14:paraId="379E49D7" w14:textId="77777777" w:rsidR="00E54D50" w:rsidRDefault="00E54D50">
      <w:pPr>
        <w:pStyle w:val="28-"/>
      </w:pPr>
    </w:p>
    <w:p w14:paraId="4E839A17" w14:textId="77777777" w:rsidR="00E54D50" w:rsidRDefault="00E54D50">
      <w:pPr>
        <w:pStyle w:val="28-"/>
      </w:pPr>
    </w:p>
    <w:p w14:paraId="29BB4E28" w14:textId="77777777" w:rsidR="00E54D50" w:rsidRDefault="00E54D50">
      <w:pPr>
        <w:pStyle w:val="28-"/>
      </w:pPr>
    </w:p>
    <w:p w14:paraId="11B21A4B" w14:textId="77777777" w:rsidR="00E54D50" w:rsidRDefault="00E54D50">
      <w:pPr>
        <w:pStyle w:val="28-"/>
      </w:pPr>
    </w:p>
    <w:p w14:paraId="78A766D7" w14:textId="77777777" w:rsidR="00E54D50" w:rsidRDefault="00353444">
      <w:pPr>
        <w:pStyle w:val="14-"/>
      </w:pPr>
      <w:r>
        <w:lastRenderedPageBreak/>
        <w:t>2026 年 5 月 5 日</w:t>
      </w:r>
    </w:p>
    <w:p w14:paraId="49213DC4" w14:textId="77777777" w:rsidR="00E54D50" w:rsidRDefault="00E54D50">
      <w:pPr>
        <w:sectPr w:rsidR="00E54D50">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1B4B6531" w14:textId="77777777" w:rsidR="00E54D50" w:rsidRDefault="00353444">
      <w:pPr>
        <w:pStyle w:val="15-"/>
      </w:pPr>
      <w:r>
        <w:rPr>
          <w:rFonts w:hint="eastAsia"/>
        </w:rPr>
        <w:lastRenderedPageBreak/>
        <w:t>原创性声明</w:t>
      </w:r>
    </w:p>
    <w:p w14:paraId="3675CC3D" w14:textId="77777777" w:rsidR="00E54D50" w:rsidRDefault="00353444">
      <w:pPr>
        <w:pStyle w:val="17-"/>
        <w:ind w:firstLine="600"/>
      </w:pPr>
      <w:r>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602905EB" w14:textId="77777777" w:rsidR="00E54D50" w:rsidRDefault="00353444">
      <w:pPr>
        <w:pStyle w:val="17-"/>
        <w:ind w:firstLine="600"/>
      </w:pPr>
      <w:r>
        <w:rPr>
          <w:rFonts w:hint="eastAsia"/>
        </w:rPr>
        <w:t>特此申明。</w:t>
      </w:r>
    </w:p>
    <w:p w14:paraId="20D4E655" w14:textId="77777777" w:rsidR="00E54D50" w:rsidRDefault="00E54D50">
      <w:pPr>
        <w:pStyle w:val="17-"/>
        <w:ind w:firstLine="600"/>
        <w:rPr>
          <w:rFonts w:cs="Times New Roman"/>
          <w:szCs w:val="30"/>
        </w:rPr>
      </w:pPr>
    </w:p>
    <w:p w14:paraId="22951C2E" w14:textId="77777777" w:rsidR="00E54D50" w:rsidRDefault="00353444">
      <w:pPr>
        <w:pStyle w:val="17-"/>
        <w:ind w:firstLine="600"/>
        <w:rPr>
          <w:rFonts w:cs="Times New Roman"/>
          <w:szCs w:val="30"/>
        </w:rPr>
      </w:pPr>
      <w:r>
        <w:rPr>
          <w:noProof/>
        </w:rPr>
        <w:drawing>
          <wp:anchor distT="0" distB="0" distL="114300" distR="114300" simplePos="0" relativeHeight="251661312" behindDoc="0" locked="0" layoutInCell="1" allowOverlap="1" wp14:anchorId="22656026" wp14:editId="2626644D">
            <wp:simplePos x="0" y="0"/>
            <wp:positionH relativeFrom="column">
              <wp:posOffset>1908175</wp:posOffset>
            </wp:positionH>
            <wp:positionV relativeFrom="paragraph">
              <wp:posOffset>278765</wp:posOffset>
            </wp:positionV>
            <wp:extent cx="962660" cy="398145"/>
            <wp:effectExtent l="0" t="0" r="0" b="0"/>
            <wp:wrapSquare wrapText="bothSides"/>
            <wp:docPr id="4" name="图片 4" descr="signature-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ignature-transparent"/>
                    <pic:cNvPicPr>
                      <a:picLocks noChangeAspect="1"/>
                    </pic:cNvPicPr>
                  </pic:nvPicPr>
                  <pic:blipFill>
                    <a:blip r:embed="rId11"/>
                    <a:stretch>
                      <a:fillRect/>
                    </a:stretch>
                  </pic:blipFill>
                  <pic:spPr>
                    <a:xfrm>
                      <a:off x="0" y="0"/>
                      <a:ext cx="962660" cy="398145"/>
                    </a:xfrm>
                    <a:prstGeom prst="rect">
                      <a:avLst/>
                    </a:prstGeom>
                  </pic:spPr>
                </pic:pic>
              </a:graphicData>
            </a:graphic>
          </wp:anchor>
        </w:drawing>
      </w:r>
    </w:p>
    <w:p w14:paraId="4D66C742" w14:textId="77777777" w:rsidR="00E54D50" w:rsidRDefault="00353444">
      <w:pPr>
        <w:pStyle w:val="16-"/>
      </w:pPr>
      <w:r>
        <w:rPr>
          <w:rFonts w:hint="eastAsia"/>
        </w:rPr>
        <w:t xml:space="preserve">本人签名：  </w:t>
      </w:r>
      <w:r>
        <w:t xml:space="preserve"> </w:t>
      </w:r>
      <w:r>
        <w:rPr>
          <w:rFonts w:hint="eastAsia"/>
        </w:rPr>
        <w:t xml:space="preserve"> </w:t>
      </w:r>
      <w:r>
        <w:t xml:space="preserve">      </w:t>
      </w:r>
      <w:r>
        <w:rPr>
          <w:rFonts w:hint="eastAsia"/>
        </w:rPr>
        <w:t xml:space="preserve">     日</w:t>
      </w:r>
      <w:r>
        <w:t xml:space="preserve"> </w:t>
      </w:r>
      <w:r>
        <w:rPr>
          <w:rFonts w:hint="eastAsia"/>
        </w:rPr>
        <w:t>期： 2026年 5月 5 日</w:t>
      </w:r>
    </w:p>
    <w:p w14:paraId="7AF711CE" w14:textId="77777777" w:rsidR="00E54D50" w:rsidRDefault="00E54D50">
      <w:pPr>
        <w:pStyle w:val="17-"/>
        <w:ind w:firstLine="420"/>
        <w:rPr>
          <w:sz w:val="21"/>
          <w:szCs w:val="21"/>
        </w:rPr>
      </w:pPr>
    </w:p>
    <w:p w14:paraId="7372FC13" w14:textId="77777777" w:rsidR="00E54D50" w:rsidRDefault="00E54D50">
      <w:pPr>
        <w:pStyle w:val="17-"/>
        <w:ind w:firstLine="420"/>
        <w:rPr>
          <w:sz w:val="21"/>
          <w:szCs w:val="21"/>
        </w:rPr>
      </w:pPr>
    </w:p>
    <w:p w14:paraId="1D3D6901" w14:textId="77777777" w:rsidR="00E54D50" w:rsidRDefault="00353444">
      <w:pPr>
        <w:pStyle w:val="15-"/>
      </w:pPr>
      <w:r>
        <w:rPr>
          <w:rFonts w:hint="eastAsia"/>
        </w:rPr>
        <w:t>关于使用授权的声明</w:t>
      </w:r>
    </w:p>
    <w:p w14:paraId="57F207D4" w14:textId="77777777" w:rsidR="00E54D50" w:rsidRDefault="00353444">
      <w:pPr>
        <w:pStyle w:val="17-"/>
        <w:ind w:firstLine="600"/>
      </w:pPr>
      <w:r>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7B234041" w14:textId="77777777" w:rsidR="00E54D50" w:rsidRDefault="00E54D50">
      <w:pPr>
        <w:pStyle w:val="17-"/>
        <w:ind w:firstLine="600"/>
        <w:rPr>
          <w:rFonts w:cs="Times New Roman"/>
          <w:szCs w:val="30"/>
        </w:rPr>
      </w:pPr>
    </w:p>
    <w:p w14:paraId="12650191" w14:textId="77777777" w:rsidR="00E54D50" w:rsidRDefault="00353444">
      <w:pPr>
        <w:pStyle w:val="16-"/>
      </w:pPr>
      <w:r>
        <w:rPr>
          <w:rFonts w:hint="eastAsia"/>
        </w:rPr>
        <w:t>本人签名：</w:t>
      </w:r>
      <w:r>
        <w:t xml:space="preserve"> </w:t>
      </w:r>
      <w:r>
        <w:rPr>
          <w:rFonts w:hint="eastAsia"/>
        </w:rPr>
        <w:t xml:space="preserve"> </w:t>
      </w:r>
      <w:r>
        <w:rPr>
          <w:noProof/>
        </w:rPr>
        <w:drawing>
          <wp:anchor distT="0" distB="0" distL="114300" distR="114300" simplePos="0" relativeHeight="251660288" behindDoc="0" locked="0" layoutInCell="1" allowOverlap="1" wp14:anchorId="29E2B74A" wp14:editId="799E5923">
            <wp:simplePos x="0" y="0"/>
            <wp:positionH relativeFrom="column">
              <wp:posOffset>1819275</wp:posOffset>
            </wp:positionH>
            <wp:positionV relativeFrom="paragraph">
              <wp:posOffset>0</wp:posOffset>
            </wp:positionV>
            <wp:extent cx="962660" cy="398145"/>
            <wp:effectExtent l="0" t="0" r="0" b="0"/>
            <wp:wrapSquare wrapText="bothSides"/>
            <wp:docPr id="2" name="图片 2" descr="signature-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ignature-transparent"/>
                    <pic:cNvPicPr>
                      <a:picLocks noChangeAspect="1"/>
                    </pic:cNvPicPr>
                  </pic:nvPicPr>
                  <pic:blipFill>
                    <a:blip r:embed="rId11"/>
                    <a:stretch>
                      <a:fillRect/>
                    </a:stretch>
                  </pic:blipFill>
                  <pic:spPr>
                    <a:xfrm>
                      <a:off x="0" y="0"/>
                      <a:ext cx="962660" cy="398145"/>
                    </a:xfrm>
                    <a:prstGeom prst="rect">
                      <a:avLst/>
                    </a:prstGeom>
                  </pic:spPr>
                </pic:pic>
              </a:graphicData>
            </a:graphic>
          </wp:anchor>
        </w:drawing>
      </w:r>
      <w:r>
        <w:t xml:space="preserve">   </w:t>
      </w:r>
      <w:r>
        <w:rPr>
          <w:rFonts w:hint="eastAsia"/>
        </w:rPr>
        <w:t xml:space="preserve">   日</w:t>
      </w:r>
      <w:r>
        <w:t xml:space="preserve"> </w:t>
      </w:r>
      <w:r>
        <w:rPr>
          <w:rFonts w:hint="eastAsia"/>
        </w:rPr>
        <w:t>期：2026年 5月 5 日</w:t>
      </w:r>
    </w:p>
    <w:p w14:paraId="47F9C635" w14:textId="77777777" w:rsidR="00E54D50" w:rsidRDefault="00353444">
      <w:pPr>
        <w:pStyle w:val="16-"/>
        <w:sectPr w:rsidR="00E54D50">
          <w:pgSz w:w="11906" w:h="16838"/>
          <w:pgMar w:top="1985" w:right="1474" w:bottom="1474" w:left="1701" w:header="1361" w:footer="1134" w:gutter="0"/>
          <w:cols w:space="425"/>
          <w:docGrid w:type="lines" w:linePitch="312"/>
        </w:sectPr>
      </w:pPr>
      <w:r>
        <w:rPr>
          <w:rFonts w:hint="eastAsia"/>
        </w:rPr>
        <w:t xml:space="preserve">指导老师签名：  </w:t>
      </w:r>
      <w:r>
        <w:t xml:space="preserve"> </w:t>
      </w:r>
      <w:r>
        <w:rPr>
          <w:rFonts w:hint="eastAsia"/>
        </w:rPr>
        <w:t xml:space="preserve"> </w:t>
      </w:r>
      <w:r>
        <w:t xml:space="preserve">      </w:t>
      </w:r>
      <w:r>
        <w:rPr>
          <w:rFonts w:hint="eastAsia"/>
        </w:rPr>
        <w:t xml:space="preserve">     日</w:t>
      </w:r>
      <w:r>
        <w:t xml:space="preserve"> </w:t>
      </w:r>
      <w:r>
        <w:rPr>
          <w:rFonts w:hint="eastAsia"/>
        </w:rPr>
        <w:t xml:space="preserve">期： </w:t>
      </w:r>
      <w:r>
        <w:t xml:space="preserve">    </w:t>
      </w:r>
      <w:r>
        <w:rPr>
          <w:rFonts w:hint="eastAsia"/>
        </w:rPr>
        <w:t xml:space="preserve">年 </w:t>
      </w:r>
      <w:r>
        <w:t xml:space="preserve">  </w:t>
      </w:r>
      <w:r>
        <w:rPr>
          <w:rFonts w:hint="eastAsia"/>
        </w:rPr>
        <w:t xml:space="preserve">月 </w:t>
      </w:r>
      <w:r>
        <w:t xml:space="preserve">  </w:t>
      </w:r>
      <w:r>
        <w:rPr>
          <w:rFonts w:hint="eastAsia"/>
        </w:rPr>
        <w:t>日</w:t>
      </w:r>
    </w:p>
    <w:p w14:paraId="5435B160" w14:textId="77777777" w:rsidR="00E54D50" w:rsidRDefault="00353444">
      <w:pPr>
        <w:pStyle w:val="18-"/>
      </w:pPr>
      <w:r>
        <w:rPr>
          <w:rFonts w:hint="eastAsia"/>
        </w:rPr>
        <w:lastRenderedPageBreak/>
        <w:t>毕业要求达成度计算系统的设计与实现</w:t>
      </w:r>
    </w:p>
    <w:p w14:paraId="2AE28CB6" w14:textId="77777777" w:rsidR="00E54D50" w:rsidRDefault="00353444">
      <w:pPr>
        <w:spacing w:beforeLines="100" w:before="312" w:afterLines="100" w:after="312"/>
        <w:jc w:val="center"/>
        <w:outlineLvl w:val="0"/>
        <w:rPr>
          <w:rFonts w:ascii="黑体" w:eastAsia="黑体"/>
          <w:sz w:val="32"/>
          <w:szCs w:val="32"/>
        </w:rPr>
      </w:pPr>
      <w:bookmarkStart w:id="0" w:name="_Toc27974"/>
      <w:r>
        <w:rPr>
          <w:rFonts w:ascii="黑体" w:eastAsia="黑体" w:hint="eastAsia"/>
          <w:sz w:val="32"/>
          <w:szCs w:val="32"/>
        </w:rPr>
        <w:t>摘　要</w:t>
      </w:r>
      <w:bookmarkEnd w:id="0"/>
    </w:p>
    <w:p w14:paraId="503CFDFB" w14:textId="77777777" w:rsidR="00353444" w:rsidRDefault="00353444">
      <w:pPr>
        <w:pStyle w:val="01-"/>
        <w:ind w:firstLine="480"/>
        <w:rPr>
          <w:ins w:id="1" w:author="ZXL" w:date="2026-05-07T22:00:00Z"/>
        </w:rPr>
      </w:pPr>
      <w:r>
        <w:t>随着中国工程教育专业认证工作的全面推进，高校对毕业要求达成度的评估日益重视。传统的人工计算方式效率低下、容易出错，且难以满足多届学生数据管理和可视化分析的需求。</w:t>
      </w:r>
    </w:p>
    <w:p w14:paraId="4EE8542F" w14:textId="77777777" w:rsidR="00E54D50" w:rsidRDefault="00353444">
      <w:pPr>
        <w:pStyle w:val="01-"/>
        <w:ind w:firstLine="480"/>
      </w:pPr>
      <w:r>
        <w:t>本文设计并实现了一套基于</w:t>
      </w:r>
      <w:r>
        <w:t>Web</w:t>
      </w:r>
      <w:r>
        <w:t>的毕业要求达成度计算系统</w:t>
      </w:r>
      <w:del w:id="2" w:author="ZXL" w:date="2026-05-07T22:00:00Z">
        <w:r w:rsidDel="00353444">
          <w:delText>[19][20]</w:delText>
        </w:r>
      </w:del>
      <w:r>
        <w:t>，旨在实现支撑矩阵的数字化管理、成绩数据的自动化采集与分析、达成度的自动计算与可视化展示。</w:t>
      </w:r>
      <w:moveToRangeStart w:id="3" w:author="ZXL" w:date="2026-05-07T22:02:00Z" w:name="move229083751"/>
      <w:moveTo w:id="4" w:author="ZXL" w:date="2026-05-07T22:02:00Z">
        <w:r>
          <w:rPr>
            <w:color w:val="000000"/>
          </w:rPr>
          <w:t>本文详细阐述了系统的需求分析、总体设计、详细实现和测试分析过程。在需求分析阶段，从功能需求和非功能需求两个维度进行了全面分析；在系统设计阶段，完成了架构设计、数据库设计和接口设计；在系统实现阶段，详细描述了后端服务、前端界面和关键算法的实现细节；</w:t>
        </w:r>
      </w:moveTo>
      <w:moveToRangeStart w:id="5" w:author="ZXL" w:date="2026-05-07T22:00:00Z" w:name="move229083653"/>
      <w:moveToRangeEnd w:id="3"/>
      <w:moveTo w:id="6" w:author="ZXL" w:date="2026-05-07T22:00:00Z">
        <w:r>
          <w:t>系统实现了支撑矩阵的</w:t>
        </w:r>
        <w:r>
          <w:t>Excel</w:t>
        </w:r>
        <w:r>
          <w:t>文件上传与解析、</w:t>
        </w:r>
        <w:r>
          <w:t>PDF</w:t>
        </w:r>
        <w:r>
          <w:t>和</w:t>
        </w:r>
        <w:r>
          <w:t>Excel</w:t>
        </w:r>
        <w:r>
          <w:t>格式成绩文件的自动处理、基于加权平均算法的三级达成度计算（课程达成度</w:t>
        </w:r>
        <w:r>
          <w:t>→</w:t>
        </w:r>
        <w:r>
          <w:t>指标点达成度</w:t>
        </w:r>
        <w:r>
          <w:t>→</w:t>
        </w:r>
        <w:r>
          <w:t>毕业要求达成度），以及仪表盘数据可视化展示等核心功能。</w:t>
        </w:r>
      </w:moveTo>
      <w:moveToRangeEnd w:id="5"/>
      <w:ins w:id="7" w:author="ZXL" w:date="2026-05-07T22:02:00Z">
        <w:r>
          <w:rPr>
            <w:color w:val="000000"/>
          </w:rPr>
          <w:t>在测试阶段，对系统进行了功能测试、性能测试和兼容性测试，验证了系统的正确性和稳定性。</w:t>
        </w:r>
      </w:ins>
    </w:p>
    <w:p w14:paraId="41F26C49" w14:textId="77777777" w:rsidR="00E54D50" w:rsidRDefault="00353444">
      <w:pPr>
        <w:pStyle w:val="01-"/>
        <w:ind w:firstLine="480"/>
      </w:pPr>
      <w:r>
        <w:t>系统采用前后端分离的架构模式，后端基于</w:t>
      </w:r>
      <w:r>
        <w:t>Django</w:t>
      </w:r>
      <w:r>
        <w:t>框架和</w:t>
      </w:r>
      <w:r>
        <w:t>Django REST Framework</w:t>
      </w:r>
      <w:r>
        <w:t>构建</w:t>
      </w:r>
      <w:r>
        <w:t>RESTful API</w:t>
      </w:r>
      <w:r>
        <w:t>，前端采用</w:t>
      </w:r>
      <w:r>
        <w:t>Vue.js 3</w:t>
      </w:r>
      <w:r>
        <w:t>结合</w:t>
      </w:r>
      <w:r>
        <w:t>ECharts</w:t>
      </w:r>
      <w:r>
        <w:t>图表</w:t>
      </w:r>
      <w:proofErr w:type="gramStart"/>
      <w:r>
        <w:t>库实现</w:t>
      </w:r>
      <w:proofErr w:type="gramEnd"/>
      <w:r>
        <w:t>数据可视化。数据库选用</w:t>
      </w:r>
      <w:r>
        <w:t>SQLite3</w:t>
      </w:r>
      <w:r>
        <w:t>，通过</w:t>
      </w:r>
      <w:r>
        <w:t>RequirementMatrix</w:t>
      </w:r>
      <w:r>
        <w:t>、</w:t>
      </w:r>
      <w:r>
        <w:t>GraduationRequirement</w:t>
      </w:r>
      <w:r>
        <w:t>、</w:t>
      </w:r>
      <w:r>
        <w:t>SubRequirement</w:t>
      </w:r>
      <w:r>
        <w:t>、</w:t>
      </w:r>
      <w:r>
        <w:t>Course</w:t>
      </w:r>
      <w:r>
        <w:t>、</w:t>
      </w:r>
      <w:r>
        <w:t>CourseSupportMatrix</w:t>
      </w:r>
      <w:r>
        <w:t>和</w:t>
      </w:r>
      <w:r>
        <w:t>CalculationResult</w:t>
      </w:r>
      <w:r>
        <w:t>六大核心模型构建完整的数据体系。</w:t>
      </w:r>
      <w:moveFromRangeStart w:id="8" w:author="ZXL" w:date="2026-05-07T22:00:00Z" w:name="move229083653"/>
      <w:moveFrom w:id="9" w:author="ZXL" w:date="2026-05-07T22:00:00Z">
        <w:r w:rsidDel="00353444">
          <w:t>系统实现了支撑矩阵的</w:t>
        </w:r>
        <w:r w:rsidDel="00353444">
          <w:t>Excel</w:t>
        </w:r>
        <w:r w:rsidDel="00353444">
          <w:t>文件上传与解析、</w:t>
        </w:r>
        <w:r w:rsidDel="00353444">
          <w:t>PDF</w:t>
        </w:r>
        <w:r w:rsidDel="00353444">
          <w:t>和</w:t>
        </w:r>
        <w:r w:rsidDel="00353444">
          <w:t>Excel</w:t>
        </w:r>
        <w:r w:rsidDel="00353444">
          <w:t>格式成绩文件的自动处理、基于加权平均算法的三级达成度计算（课程达成度</w:t>
        </w:r>
        <w:r w:rsidDel="00353444">
          <w:t>→</w:t>
        </w:r>
        <w:r w:rsidDel="00353444">
          <w:t>指标点达成度</w:t>
        </w:r>
        <w:r w:rsidDel="00353444">
          <w:t>→</w:t>
        </w:r>
        <w:r w:rsidDel="00353444">
          <w:t>毕业要求达成度），以及仪表盘数据可视化展示等核心功能。</w:t>
        </w:r>
      </w:moveFrom>
      <w:moveFromRangeEnd w:id="8"/>
    </w:p>
    <w:p w14:paraId="0C3104DD" w14:textId="77777777" w:rsidR="00E54D50" w:rsidRDefault="00353444">
      <w:pPr>
        <w:pStyle w:val="01-"/>
        <w:ind w:firstLine="480"/>
      </w:pPr>
      <w:moveFromRangeStart w:id="10" w:author="ZXL" w:date="2026-05-07T22:02:00Z" w:name="move229083751"/>
      <w:moveFrom w:id="11" w:author="ZXL" w:date="2026-05-07T22:02:00Z">
        <w:r w:rsidDel="00353444">
          <w:rPr>
            <w:color w:val="000000"/>
          </w:rPr>
          <w:t>本文详细阐述了系统的需求分析、总体设计、详细实现和测试分析过程。在需求分析阶段，从功能需求和非功能需求两个维度进行了全面分析；在系统设计阶段，完成了架构设计、数据库设计和接口设计；在系统实现阶段，详细描述了后端服务、前端界面和关键算法的实现细节；</w:t>
        </w:r>
      </w:moveFrom>
      <w:moveFromRangeEnd w:id="10"/>
      <w:ins w:id="12" w:author="ZXL" w:date="2026-05-07T22:02:00Z">
        <w:r w:rsidDel="00353444">
          <w:rPr>
            <w:color w:val="000000"/>
          </w:rPr>
          <w:t xml:space="preserve"> </w:t>
        </w:r>
      </w:ins>
      <w:del w:id="13" w:author="ZXL" w:date="2026-05-07T22:02:00Z">
        <w:r w:rsidDel="00353444">
          <w:rPr>
            <w:color w:val="000000"/>
          </w:rPr>
          <w:delText>在测试阶段，对系统进行了功能测试、性能测试和兼容性测试，验证了系统的正确性和稳定性。</w:delText>
        </w:r>
      </w:del>
    </w:p>
    <w:p w14:paraId="4F944BAE" w14:textId="77777777" w:rsidR="00E54D50" w:rsidRDefault="00E54D50">
      <w:pPr>
        <w:pStyle w:val="01-"/>
        <w:ind w:firstLine="480"/>
        <w:rPr>
          <w:rFonts w:ascii="宋体" w:hAnsi="宋体"/>
        </w:rPr>
      </w:pPr>
    </w:p>
    <w:p w14:paraId="0728314C" w14:textId="77777777" w:rsidR="00E54D50" w:rsidRDefault="00353444">
      <w:pPr>
        <w:pStyle w:val="19-"/>
      </w:pPr>
      <w:r>
        <w:rPr>
          <w:rFonts w:hAnsi="黑体"/>
          <w:color w:val="000000"/>
        </w:rPr>
        <w:t>关键词：工程教育</w:t>
      </w:r>
      <w:commentRangeStart w:id="14"/>
      <w:r>
        <w:rPr>
          <w:rFonts w:hAnsi="黑体"/>
          <w:color w:val="000000"/>
        </w:rPr>
        <w:t>认证</w:t>
      </w:r>
      <w:commentRangeEnd w:id="14"/>
      <w:r>
        <w:rPr>
          <w:rStyle w:val="ab"/>
          <w:rFonts w:asciiTheme="minorHAnsi" w:eastAsiaTheme="minorEastAsia" w:hAnsiTheme="minorHAnsi" w:cstheme="minorBidi"/>
          <w:b w:val="0"/>
        </w:rPr>
        <w:commentReference w:id="14"/>
      </w:r>
      <w:r>
        <w:rPr>
          <w:rFonts w:hAnsi="黑体"/>
          <w:color w:val="000000"/>
        </w:rPr>
        <w:t>；达成度计算；OBE理念；前后端分离；数据可视化</w:t>
      </w:r>
    </w:p>
    <w:p w14:paraId="2BF7F758" w14:textId="77777777" w:rsidR="00E54D50" w:rsidRDefault="00353444">
      <w:pPr>
        <w:pStyle w:val="01-"/>
        <w:ind w:firstLine="480"/>
        <w:rPr>
          <w:rFonts w:ascii="宋体" w:hAnsi="宋体"/>
          <w:b/>
        </w:rPr>
        <w:sectPr w:rsidR="00E54D50">
          <w:headerReference w:type="default" r:id="rId15"/>
          <w:footerReference w:type="default" r:id="rId16"/>
          <w:pgSz w:w="11906" w:h="16838"/>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59264" behindDoc="0" locked="0" layoutInCell="1" allowOverlap="1" wp14:anchorId="4ACE89F4" wp14:editId="708F2164">
                <wp:simplePos x="0" y="0"/>
                <wp:positionH relativeFrom="column">
                  <wp:posOffset>528320</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ln>
                      </wps:spPr>
                      <wps:txbx>
                        <w:txbxContent>
                          <w:p w14:paraId="4EF59339" w14:textId="77777777" w:rsidR="00353444" w:rsidRDefault="00353444">
                            <w:pPr>
                              <w:tabs>
                                <w:tab w:val="left" w:pos="377"/>
                              </w:tabs>
                              <w:rPr>
                                <w:rFonts w:ascii="宋体" w:hAnsi="宋体"/>
                                <w:color w:val="000080"/>
                              </w:rPr>
                            </w:pPr>
                            <w:r>
                              <w:rPr>
                                <w:rFonts w:ascii="宋体" w:hAnsi="宋体" w:hint="eastAsia"/>
                                <w:color w:val="000080"/>
                              </w:rPr>
                              <w:t>注：页脚内容为页码，宋体、五号，居中排列。</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txbxContent>
                      </wps:txbx>
                      <wps:bodyPr rot="0" vert="horz" wrap="square" lIns="91440" tIns="45720" rIns="91440" bIns="45720" anchor="t" anchorCtr="0" upright="1">
                        <a:noAutofit/>
                      </wps:bodyPr>
                    </wps:wsp>
                  </a:graphicData>
                </a:graphic>
              </wp:anchor>
            </w:drawing>
          </mc:Choice>
          <mc:Fallback>
            <w:pict>
              <v:shapetype w14:anchorId="4ACE89F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pt;margin-top:250.45pt;width:139.2pt;height:6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" adj="26401,21900" strokecolor="blue">
                <v:textbox>
                  <w:txbxContent>
                    <w:p w14:paraId="4EF59339" w14:textId="77777777" w:rsidR="00353444" w:rsidRDefault="00353444">
                      <w:pPr>
                        <w:tabs>
                          <w:tab w:val="left" w:pos="377"/>
                        </w:tabs>
                        <w:rPr>
                          <w:rFonts w:ascii="宋体" w:hAnsi="宋体"/>
                          <w:color w:val="000080"/>
                        </w:rPr>
                      </w:pPr>
                      <w:r>
                        <w:rPr>
                          <w:rFonts w:ascii="宋体" w:hAnsi="宋体" w:hint="eastAsia"/>
                          <w:color w:val="000080"/>
                        </w:rPr>
                        <w:t>注：页脚内容为页码，宋体、五号，居中排列。</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txbxContent>
                </v:textbox>
              </v:shape>
            </w:pict>
          </mc:Fallback>
        </mc:AlternateContent>
      </w:r>
    </w:p>
    <w:p w14:paraId="62D8B06D" w14:textId="77777777" w:rsidR="00E54D50" w:rsidRDefault="00353444">
      <w:pPr>
        <w:pStyle w:val="20-"/>
        <w:spacing w:before="312" w:after="312"/>
      </w:pPr>
      <w:r>
        <w:rPr>
          <w:color w:val="000000"/>
        </w:rPr>
        <w:lastRenderedPageBreak/>
        <w:t>Design and Implementation of Graduation Requirement Achievement Calculation System</w:t>
      </w:r>
    </w:p>
    <w:p w14:paraId="2DF52E0D" w14:textId="77777777" w:rsidR="00E54D50" w:rsidRDefault="00E54D50">
      <w:pPr>
        <w:pStyle w:val="01-"/>
        <w:ind w:firstLine="480"/>
      </w:pPr>
    </w:p>
    <w:p w14:paraId="31F46424" w14:textId="77777777" w:rsidR="00E54D50" w:rsidRDefault="00353444">
      <w:pPr>
        <w:snapToGrid w:val="0"/>
        <w:spacing w:beforeLines="100" w:before="312" w:afterLines="100" w:after="312"/>
        <w:jc w:val="center"/>
        <w:outlineLvl w:val="0"/>
        <w:rPr>
          <w:rFonts w:ascii="Times New Roman" w:eastAsia="黑体" w:hAnsi="Times New Roman"/>
          <w:sz w:val="30"/>
          <w:szCs w:val="30"/>
        </w:rPr>
      </w:pPr>
      <w:bookmarkStart w:id="15" w:name="_Toc12244"/>
      <w:r>
        <w:rPr>
          <w:rFonts w:ascii="Times New Roman" w:eastAsia="黑体" w:hAnsi="Times New Roman"/>
          <w:sz w:val="30"/>
          <w:szCs w:val="30"/>
        </w:rPr>
        <w:t>Abstract</w:t>
      </w:r>
      <w:bookmarkEnd w:id="15"/>
    </w:p>
    <w:p w14:paraId="07B2947F" w14:textId="77777777" w:rsidR="00E54D50" w:rsidRDefault="00353444">
      <w:pPr>
        <w:pStyle w:val="22-"/>
        <w:ind w:firstLine="480"/>
      </w:pPr>
      <w:r>
        <w:rPr>
          <w:color w:val="000000"/>
        </w:rPr>
        <w:t>With the comprehensive advancement of engineering education professional certification in China, the evaluation of graduation requirement achievement has become increasingly important. Traditional manual calculation methods are inefficient, error-prone, and difficult to meet the needs of multi-cohort student data management and visual analysis. This paper designs and implements a Web-based graduation requirement achievement calculation system, aiming to achieve digital management of support matrices, automated collection and analysis of grade data, automatic calculation and visual display of achievement degrees.</w:t>
      </w:r>
    </w:p>
    <w:p w14:paraId="68F77053" w14:textId="77777777" w:rsidR="00E54D50" w:rsidRDefault="00E54D50">
      <w:pPr>
        <w:pStyle w:val="22-"/>
        <w:ind w:firstLine="480"/>
      </w:pPr>
    </w:p>
    <w:p w14:paraId="779D1616" w14:textId="77777777" w:rsidR="00E54D50" w:rsidRDefault="00353444">
      <w:pPr>
        <w:pStyle w:val="21-"/>
        <w:rPr>
          <w:rFonts w:eastAsia="Times New Roman"/>
        </w:rPr>
      </w:pPr>
      <w:r>
        <w:rPr>
          <w:color w:val="000000"/>
        </w:rPr>
        <w:t>Key Words: Engineering Education Certification; Achievement Calculation; OBE Concept; Front-end and Back-end Separation; Data Visualization</w:t>
      </w:r>
    </w:p>
    <w:p w14:paraId="60654672" w14:textId="77777777" w:rsidR="00E54D50" w:rsidRDefault="00353444">
      <w:pPr>
        <w:widowControl/>
        <w:jc w:val="left"/>
      </w:pPr>
      <w:r>
        <w:rPr>
          <w:rFonts w:eastAsia="黑体"/>
        </w:rPr>
        <w:br w:type="page"/>
      </w:r>
    </w:p>
    <w:p w14:paraId="284C7861" w14:textId="77777777" w:rsidR="00E54D50" w:rsidRDefault="00353444">
      <w:pPr>
        <w:pStyle w:val="23-"/>
        <w:spacing w:before="468" w:after="312"/>
      </w:pPr>
      <w:r>
        <w:rPr>
          <w:rFonts w:hint="eastAsia"/>
        </w:rPr>
        <w:lastRenderedPageBreak/>
        <w:t>目　录</w:t>
      </w:r>
    </w:p>
    <w:p w14:paraId="18B2E979" w14:textId="77777777" w:rsidR="00E54D50" w:rsidRDefault="00353444">
      <w:pPr>
        <w:pStyle w:val="TOC1"/>
        <w:tabs>
          <w:tab w:val="right" w:leader="dot" w:pos="8731"/>
        </w:tabs>
      </w:pPr>
      <w:r>
        <w:rPr>
          <w:rFonts w:hAnsi="宋体" w:cs="Arial"/>
          <w:bCs/>
          <w:caps/>
          <w:spacing w:val="60"/>
        </w:rPr>
        <w:fldChar w:fldCharType="begin"/>
      </w:r>
      <w:r>
        <w:rPr>
          <w:caps/>
        </w:rPr>
        <w:instrText xml:space="preserve"> TOC \o "1-3" \h \z \u </w:instrText>
      </w:r>
      <w:r>
        <w:rPr>
          <w:rFonts w:hAnsi="宋体" w:cs="Arial"/>
          <w:bCs/>
          <w:caps/>
          <w:spacing w:val="60"/>
        </w:rPr>
        <w:fldChar w:fldCharType="separate"/>
      </w:r>
      <w:hyperlink w:anchor="_Toc27974" w:history="1">
        <w:r>
          <w:rPr>
            <w:rFonts w:ascii="黑体" w:eastAsia="黑体" w:hint="eastAsia"/>
            <w:szCs w:val="32"/>
          </w:rPr>
          <w:t>摘　要</w:t>
        </w:r>
        <w:r>
          <w:tab/>
        </w:r>
        <w:r>
          <w:fldChar w:fldCharType="begin"/>
        </w:r>
        <w:r>
          <w:instrText xml:space="preserve"> PAGEREF _Toc27974 \h </w:instrText>
        </w:r>
        <w:r>
          <w:fldChar w:fldCharType="separate"/>
        </w:r>
        <w:r>
          <w:t>I</w:t>
        </w:r>
        <w:r>
          <w:fldChar w:fldCharType="end"/>
        </w:r>
      </w:hyperlink>
    </w:p>
    <w:p w14:paraId="22B37E55" w14:textId="77777777" w:rsidR="00E54D50" w:rsidRDefault="00353444">
      <w:pPr>
        <w:pStyle w:val="TOC1"/>
        <w:tabs>
          <w:tab w:val="right" w:leader="dot" w:pos="8731"/>
        </w:tabs>
      </w:pPr>
      <w:hyperlink w:anchor="_Toc12244" w:history="1">
        <w:r>
          <w:rPr>
            <w:rFonts w:ascii="Times New Roman" w:eastAsia="黑体" w:hAnsi="Times New Roman"/>
            <w:szCs w:val="30"/>
          </w:rPr>
          <w:t>Abstract</w:t>
        </w:r>
        <w:r>
          <w:tab/>
        </w:r>
        <w:r>
          <w:fldChar w:fldCharType="begin"/>
        </w:r>
        <w:r>
          <w:instrText xml:space="preserve"> PAGEREF _Toc12244 \h </w:instrText>
        </w:r>
        <w:r>
          <w:fldChar w:fldCharType="separate"/>
        </w:r>
        <w:r>
          <w:t>1</w:t>
        </w:r>
        <w:r>
          <w:fldChar w:fldCharType="end"/>
        </w:r>
      </w:hyperlink>
    </w:p>
    <w:p w14:paraId="5B023F45" w14:textId="77777777" w:rsidR="00E54D50" w:rsidRDefault="00353444">
      <w:pPr>
        <w:pStyle w:val="TOC1"/>
        <w:tabs>
          <w:tab w:val="right" w:leader="dot" w:pos="8731"/>
        </w:tabs>
      </w:pPr>
      <w:hyperlink w:anchor="_Toc6423" w:history="1">
        <w:r>
          <w:rPr>
            <w:rFonts w:hint="eastAsia"/>
          </w:rPr>
          <w:t>第1章 绪论</w:t>
        </w:r>
        <w:r>
          <w:tab/>
        </w:r>
        <w:r>
          <w:fldChar w:fldCharType="begin"/>
        </w:r>
        <w:r>
          <w:instrText xml:space="preserve"> PAGEREF _Toc6423 \h </w:instrText>
        </w:r>
        <w:r>
          <w:fldChar w:fldCharType="separate"/>
        </w:r>
        <w:r>
          <w:t>5</w:t>
        </w:r>
        <w:r>
          <w:fldChar w:fldCharType="end"/>
        </w:r>
      </w:hyperlink>
    </w:p>
    <w:p w14:paraId="00422358" w14:textId="77777777" w:rsidR="00E54D50" w:rsidRDefault="00353444">
      <w:pPr>
        <w:pStyle w:val="TOC2"/>
        <w:tabs>
          <w:tab w:val="right" w:leader="dot" w:pos="8731"/>
        </w:tabs>
      </w:pPr>
      <w:hyperlink w:anchor="_Toc29370" w:history="1">
        <w:r>
          <w:rPr>
            <w:rFonts w:ascii="黑体" w:eastAsia="黑体" w:hAnsi="黑体"/>
          </w:rPr>
          <w:t>1.1 研究背景与意义</w:t>
        </w:r>
        <w:r>
          <w:tab/>
        </w:r>
        <w:r>
          <w:fldChar w:fldCharType="begin"/>
        </w:r>
        <w:r>
          <w:instrText xml:space="preserve"> PAGEREF _Toc29370 \h </w:instrText>
        </w:r>
        <w:r>
          <w:fldChar w:fldCharType="separate"/>
        </w:r>
        <w:r>
          <w:t>5</w:t>
        </w:r>
        <w:r>
          <w:fldChar w:fldCharType="end"/>
        </w:r>
      </w:hyperlink>
    </w:p>
    <w:p w14:paraId="0452A251" w14:textId="77777777" w:rsidR="00E54D50" w:rsidRDefault="00353444">
      <w:pPr>
        <w:pStyle w:val="TOC3"/>
        <w:tabs>
          <w:tab w:val="right" w:leader="dot" w:pos="8731"/>
        </w:tabs>
      </w:pPr>
      <w:hyperlink w:anchor="_Toc27904" w:history="1">
        <w:r>
          <w:rPr>
            <w:rFonts w:ascii="黑体" w:eastAsia="黑体" w:hAnsi="黑体"/>
          </w:rPr>
          <w:t>1.1.1 工程教育认证背景下的毕业要求达成度评估</w:t>
        </w:r>
        <w:r>
          <w:tab/>
        </w:r>
        <w:r>
          <w:fldChar w:fldCharType="begin"/>
        </w:r>
        <w:r>
          <w:instrText xml:space="preserve"> PAGEREF _Toc27904 \h </w:instrText>
        </w:r>
        <w:r>
          <w:fldChar w:fldCharType="separate"/>
        </w:r>
        <w:r>
          <w:t>5</w:t>
        </w:r>
        <w:r>
          <w:fldChar w:fldCharType="end"/>
        </w:r>
      </w:hyperlink>
    </w:p>
    <w:p w14:paraId="7129AB81" w14:textId="77777777" w:rsidR="00E54D50" w:rsidRDefault="00353444">
      <w:pPr>
        <w:pStyle w:val="TOC3"/>
        <w:tabs>
          <w:tab w:val="right" w:leader="dot" w:pos="8731"/>
        </w:tabs>
      </w:pPr>
      <w:hyperlink w:anchor="_Toc21073" w:history="1">
        <w:r>
          <w:rPr>
            <w:rFonts w:ascii="黑体" w:eastAsia="黑体" w:hAnsi="黑体"/>
          </w:rPr>
          <w:t>1.1.2 传统计算方式的痛点分析</w:t>
        </w:r>
        <w:r>
          <w:tab/>
        </w:r>
        <w:r>
          <w:fldChar w:fldCharType="begin"/>
        </w:r>
        <w:r>
          <w:instrText xml:space="preserve"> PAGEREF _Toc21073 \h </w:instrText>
        </w:r>
        <w:r>
          <w:fldChar w:fldCharType="separate"/>
        </w:r>
        <w:r>
          <w:t>5</w:t>
        </w:r>
        <w:r>
          <w:fldChar w:fldCharType="end"/>
        </w:r>
      </w:hyperlink>
    </w:p>
    <w:p w14:paraId="66A57745" w14:textId="77777777" w:rsidR="00E54D50" w:rsidRDefault="00353444">
      <w:pPr>
        <w:pStyle w:val="TOC3"/>
        <w:tabs>
          <w:tab w:val="right" w:leader="dot" w:pos="8731"/>
        </w:tabs>
      </w:pPr>
      <w:hyperlink w:anchor="_Toc10466" w:history="1">
        <w:r>
          <w:rPr>
            <w:rFonts w:ascii="黑体" w:eastAsia="黑体" w:hAnsi="黑体"/>
          </w:rPr>
          <w:t>1.1.3 系统开发的实际意义</w:t>
        </w:r>
        <w:r>
          <w:tab/>
        </w:r>
        <w:r>
          <w:fldChar w:fldCharType="begin"/>
        </w:r>
        <w:r>
          <w:instrText xml:space="preserve"> PAGEREF _Toc10466 \h </w:instrText>
        </w:r>
        <w:r>
          <w:fldChar w:fldCharType="separate"/>
        </w:r>
        <w:r>
          <w:t>6</w:t>
        </w:r>
        <w:r>
          <w:fldChar w:fldCharType="end"/>
        </w:r>
      </w:hyperlink>
    </w:p>
    <w:p w14:paraId="74DD926A" w14:textId="77777777" w:rsidR="00E54D50" w:rsidRDefault="00353444">
      <w:pPr>
        <w:pStyle w:val="TOC2"/>
        <w:tabs>
          <w:tab w:val="right" w:leader="dot" w:pos="8731"/>
        </w:tabs>
      </w:pPr>
      <w:hyperlink w:anchor="_Toc18642" w:history="1">
        <w:r>
          <w:rPr>
            <w:rFonts w:ascii="黑体" w:eastAsia="黑体" w:hAnsi="黑体"/>
          </w:rPr>
          <w:t>1.2 国内外研究现状</w:t>
        </w:r>
        <w:r>
          <w:tab/>
        </w:r>
        <w:r>
          <w:fldChar w:fldCharType="begin"/>
        </w:r>
        <w:r>
          <w:instrText xml:space="preserve"> PAGEREF _Toc18642 \h </w:instrText>
        </w:r>
        <w:r>
          <w:fldChar w:fldCharType="separate"/>
        </w:r>
        <w:r>
          <w:t>6</w:t>
        </w:r>
        <w:r>
          <w:fldChar w:fldCharType="end"/>
        </w:r>
      </w:hyperlink>
    </w:p>
    <w:p w14:paraId="7346F27A" w14:textId="77777777" w:rsidR="00E54D50" w:rsidRDefault="00353444">
      <w:pPr>
        <w:pStyle w:val="TOC3"/>
        <w:tabs>
          <w:tab w:val="right" w:leader="dot" w:pos="8731"/>
        </w:tabs>
      </w:pPr>
      <w:hyperlink w:anchor="_Toc6280" w:history="1">
        <w:r>
          <w:rPr>
            <w:rFonts w:ascii="黑体" w:eastAsia="黑体" w:hAnsi="黑体"/>
          </w:rPr>
          <w:t>1.2.1 工程教育专业认证发展历程</w:t>
        </w:r>
        <w:r>
          <w:tab/>
        </w:r>
        <w:r>
          <w:fldChar w:fldCharType="begin"/>
        </w:r>
        <w:r>
          <w:instrText xml:space="preserve"> PAGEREF _Toc6280 \h </w:instrText>
        </w:r>
        <w:r>
          <w:fldChar w:fldCharType="separate"/>
        </w:r>
        <w:r>
          <w:t>6</w:t>
        </w:r>
        <w:r>
          <w:fldChar w:fldCharType="end"/>
        </w:r>
      </w:hyperlink>
    </w:p>
    <w:p w14:paraId="03D129D6" w14:textId="77777777" w:rsidR="00E54D50" w:rsidRDefault="00353444">
      <w:pPr>
        <w:pStyle w:val="TOC3"/>
        <w:tabs>
          <w:tab w:val="right" w:leader="dot" w:pos="8731"/>
        </w:tabs>
      </w:pPr>
      <w:hyperlink w:anchor="_Toc2952" w:history="1">
        <w:r>
          <w:rPr>
            <w:rFonts w:ascii="黑体" w:eastAsia="黑体" w:hAnsi="黑体"/>
          </w:rPr>
          <w:t>1.2.2 毕业要求达成度计算方法研究</w:t>
        </w:r>
        <w:r>
          <w:tab/>
        </w:r>
        <w:r>
          <w:fldChar w:fldCharType="begin"/>
        </w:r>
        <w:r>
          <w:instrText xml:space="preserve"> PAGEREF _Toc2952 \h </w:instrText>
        </w:r>
        <w:r>
          <w:fldChar w:fldCharType="separate"/>
        </w:r>
        <w:r>
          <w:t>7</w:t>
        </w:r>
        <w:r>
          <w:fldChar w:fldCharType="end"/>
        </w:r>
      </w:hyperlink>
    </w:p>
    <w:p w14:paraId="0A3E9F6F" w14:textId="77777777" w:rsidR="00E54D50" w:rsidRDefault="00353444">
      <w:pPr>
        <w:pStyle w:val="TOC3"/>
        <w:tabs>
          <w:tab w:val="right" w:leader="dot" w:pos="8731"/>
        </w:tabs>
      </w:pPr>
      <w:hyperlink w:anchor="_Toc31248" w:history="1">
        <w:r>
          <w:rPr>
            <w:rFonts w:ascii="黑体" w:eastAsia="黑体" w:hAnsi="黑体"/>
          </w:rPr>
          <w:t>1.2.3 相关系统开发实践</w:t>
        </w:r>
        <w:r>
          <w:tab/>
        </w:r>
        <w:r>
          <w:fldChar w:fldCharType="begin"/>
        </w:r>
        <w:r>
          <w:instrText xml:space="preserve"> PAGEREF _Toc31248 \h </w:instrText>
        </w:r>
        <w:r>
          <w:fldChar w:fldCharType="separate"/>
        </w:r>
        <w:r>
          <w:t>8</w:t>
        </w:r>
        <w:r>
          <w:fldChar w:fldCharType="end"/>
        </w:r>
      </w:hyperlink>
    </w:p>
    <w:p w14:paraId="1F770AA4" w14:textId="77777777" w:rsidR="00E54D50" w:rsidRDefault="00353444">
      <w:pPr>
        <w:pStyle w:val="TOC2"/>
        <w:tabs>
          <w:tab w:val="right" w:leader="dot" w:pos="8731"/>
        </w:tabs>
      </w:pPr>
      <w:hyperlink w:anchor="_Toc19983" w:history="1">
        <w:r>
          <w:rPr>
            <w:rFonts w:ascii="黑体" w:eastAsia="黑体" w:hAnsi="黑体"/>
          </w:rPr>
          <w:t>1.3 研究目标与主要内容</w:t>
        </w:r>
        <w:r>
          <w:tab/>
        </w:r>
        <w:r>
          <w:fldChar w:fldCharType="begin"/>
        </w:r>
        <w:r>
          <w:instrText xml:space="preserve"> PAGEREF _Toc19983 \h </w:instrText>
        </w:r>
        <w:r>
          <w:fldChar w:fldCharType="separate"/>
        </w:r>
        <w:r>
          <w:t>9</w:t>
        </w:r>
        <w:r>
          <w:fldChar w:fldCharType="end"/>
        </w:r>
      </w:hyperlink>
    </w:p>
    <w:p w14:paraId="34DFFA97" w14:textId="77777777" w:rsidR="00E54D50" w:rsidRDefault="00353444">
      <w:pPr>
        <w:pStyle w:val="TOC3"/>
        <w:tabs>
          <w:tab w:val="right" w:leader="dot" w:pos="8731"/>
        </w:tabs>
      </w:pPr>
      <w:hyperlink w:anchor="_Toc20664" w:history="1">
        <w:r>
          <w:rPr>
            <w:rFonts w:ascii="黑体" w:eastAsia="黑体" w:hAnsi="黑体"/>
          </w:rPr>
          <w:t>1.3.1 研究目标</w:t>
        </w:r>
        <w:r>
          <w:tab/>
        </w:r>
        <w:r>
          <w:fldChar w:fldCharType="begin"/>
        </w:r>
        <w:r>
          <w:instrText xml:space="preserve"> PAGEREF _Toc20664 \h </w:instrText>
        </w:r>
        <w:r>
          <w:fldChar w:fldCharType="separate"/>
        </w:r>
        <w:r>
          <w:t>9</w:t>
        </w:r>
        <w:r>
          <w:fldChar w:fldCharType="end"/>
        </w:r>
      </w:hyperlink>
    </w:p>
    <w:p w14:paraId="0F9D3180" w14:textId="77777777" w:rsidR="00E54D50" w:rsidRDefault="00353444">
      <w:pPr>
        <w:pStyle w:val="TOC3"/>
        <w:tabs>
          <w:tab w:val="right" w:leader="dot" w:pos="8731"/>
        </w:tabs>
      </w:pPr>
      <w:hyperlink w:anchor="_Toc29820" w:history="1">
        <w:r>
          <w:rPr>
            <w:rFonts w:ascii="黑体" w:eastAsia="黑体" w:hAnsi="黑体"/>
          </w:rPr>
          <w:t>1.3.2 主要研究内容</w:t>
        </w:r>
        <w:r>
          <w:tab/>
        </w:r>
        <w:r>
          <w:fldChar w:fldCharType="begin"/>
        </w:r>
        <w:r>
          <w:instrText xml:space="preserve"> PAGEREF _Toc29820 \h </w:instrText>
        </w:r>
        <w:r>
          <w:fldChar w:fldCharType="separate"/>
        </w:r>
        <w:r>
          <w:t>9</w:t>
        </w:r>
        <w:r>
          <w:fldChar w:fldCharType="end"/>
        </w:r>
      </w:hyperlink>
    </w:p>
    <w:p w14:paraId="1C80A949" w14:textId="77777777" w:rsidR="00E54D50" w:rsidRDefault="00353444">
      <w:pPr>
        <w:pStyle w:val="TOC2"/>
        <w:tabs>
          <w:tab w:val="right" w:leader="dot" w:pos="8731"/>
        </w:tabs>
      </w:pPr>
      <w:hyperlink w:anchor="_Toc20199" w:history="1">
        <w:r>
          <w:rPr>
            <w:rFonts w:ascii="黑体" w:eastAsia="黑体" w:hAnsi="黑体"/>
          </w:rPr>
          <w:t>1.4 论文结构安排</w:t>
        </w:r>
        <w:r>
          <w:tab/>
        </w:r>
        <w:r>
          <w:fldChar w:fldCharType="begin"/>
        </w:r>
        <w:r>
          <w:instrText xml:space="preserve"> PAGEREF _Toc20199 \h </w:instrText>
        </w:r>
        <w:r>
          <w:fldChar w:fldCharType="separate"/>
        </w:r>
        <w:r>
          <w:t>10</w:t>
        </w:r>
        <w:r>
          <w:fldChar w:fldCharType="end"/>
        </w:r>
      </w:hyperlink>
    </w:p>
    <w:p w14:paraId="0EEB0853" w14:textId="77777777" w:rsidR="00E54D50" w:rsidRDefault="00353444">
      <w:pPr>
        <w:pStyle w:val="TOC1"/>
        <w:tabs>
          <w:tab w:val="right" w:leader="dot" w:pos="8731"/>
        </w:tabs>
      </w:pPr>
      <w:hyperlink w:anchor="_Toc21423" w:history="1">
        <w:r>
          <w:rPr>
            <w:rFonts w:ascii="黑体" w:eastAsia="黑体" w:hAnsi="黑体"/>
          </w:rPr>
          <w:t>第2章 系统需求分析</w:t>
        </w:r>
        <w:r>
          <w:tab/>
        </w:r>
        <w:r>
          <w:fldChar w:fldCharType="begin"/>
        </w:r>
        <w:r>
          <w:instrText xml:space="preserve"> PAGEREF _Toc21423 \h </w:instrText>
        </w:r>
        <w:r>
          <w:fldChar w:fldCharType="separate"/>
        </w:r>
        <w:r>
          <w:t>12</w:t>
        </w:r>
        <w:r>
          <w:fldChar w:fldCharType="end"/>
        </w:r>
      </w:hyperlink>
    </w:p>
    <w:p w14:paraId="69AB1178" w14:textId="77777777" w:rsidR="00E54D50" w:rsidRDefault="00353444">
      <w:pPr>
        <w:pStyle w:val="TOC2"/>
        <w:tabs>
          <w:tab w:val="right" w:leader="dot" w:pos="8731"/>
        </w:tabs>
      </w:pPr>
      <w:hyperlink w:anchor="_Toc6573" w:history="1">
        <w:r>
          <w:rPr>
            <w:rFonts w:ascii="黑体" w:eastAsia="黑体" w:hAnsi="黑体"/>
          </w:rPr>
          <w:t>2.1 功能需求分析</w:t>
        </w:r>
        <w:r>
          <w:tab/>
        </w:r>
        <w:r>
          <w:fldChar w:fldCharType="begin"/>
        </w:r>
        <w:r>
          <w:instrText xml:space="preserve"> PAGEREF _Toc6573 \h </w:instrText>
        </w:r>
        <w:r>
          <w:fldChar w:fldCharType="separate"/>
        </w:r>
        <w:r>
          <w:t>12</w:t>
        </w:r>
        <w:r>
          <w:fldChar w:fldCharType="end"/>
        </w:r>
      </w:hyperlink>
    </w:p>
    <w:p w14:paraId="62CA2712" w14:textId="77777777" w:rsidR="00E54D50" w:rsidRDefault="00353444">
      <w:pPr>
        <w:pStyle w:val="TOC3"/>
        <w:tabs>
          <w:tab w:val="right" w:leader="dot" w:pos="8731"/>
        </w:tabs>
      </w:pPr>
      <w:hyperlink w:anchor="_Toc22887" w:history="1">
        <w:r>
          <w:rPr>
            <w:rFonts w:ascii="黑体" w:eastAsia="黑体" w:hAnsi="黑体"/>
          </w:rPr>
          <w:t>2.1.1 支撑矩阵管理需求</w:t>
        </w:r>
        <w:r>
          <w:tab/>
        </w:r>
        <w:r>
          <w:fldChar w:fldCharType="begin"/>
        </w:r>
        <w:r>
          <w:instrText xml:space="preserve"> PAGEREF _Toc22887 \h </w:instrText>
        </w:r>
        <w:r>
          <w:fldChar w:fldCharType="separate"/>
        </w:r>
        <w:r>
          <w:t>12</w:t>
        </w:r>
        <w:r>
          <w:fldChar w:fldCharType="end"/>
        </w:r>
      </w:hyperlink>
    </w:p>
    <w:p w14:paraId="0049CEC3" w14:textId="77777777" w:rsidR="00E54D50" w:rsidRDefault="00353444">
      <w:pPr>
        <w:pStyle w:val="TOC3"/>
        <w:tabs>
          <w:tab w:val="right" w:leader="dot" w:pos="8731"/>
        </w:tabs>
      </w:pPr>
      <w:hyperlink w:anchor="_Toc30988" w:history="1">
        <w:r>
          <w:rPr>
            <w:rFonts w:ascii="黑体" w:eastAsia="黑体" w:hAnsi="黑体"/>
          </w:rPr>
          <w:t>2.1.2 课程成绩管理需求</w:t>
        </w:r>
        <w:r>
          <w:tab/>
        </w:r>
        <w:r>
          <w:fldChar w:fldCharType="begin"/>
        </w:r>
        <w:r>
          <w:instrText xml:space="preserve"> PAGEREF _Toc30988 \h </w:instrText>
        </w:r>
        <w:r>
          <w:fldChar w:fldCharType="separate"/>
        </w:r>
        <w:r>
          <w:t>12</w:t>
        </w:r>
        <w:r>
          <w:fldChar w:fldCharType="end"/>
        </w:r>
      </w:hyperlink>
    </w:p>
    <w:p w14:paraId="2A8DAD90" w14:textId="77777777" w:rsidR="00E54D50" w:rsidRDefault="00353444">
      <w:pPr>
        <w:pStyle w:val="TOC3"/>
        <w:tabs>
          <w:tab w:val="right" w:leader="dot" w:pos="8731"/>
        </w:tabs>
      </w:pPr>
      <w:hyperlink w:anchor="_Toc467" w:history="1">
        <w:r>
          <w:rPr>
            <w:rFonts w:ascii="黑体" w:eastAsia="黑体" w:hAnsi="黑体"/>
          </w:rPr>
          <w:t>2.1.3 达成度计算需求</w:t>
        </w:r>
        <w:r>
          <w:tab/>
        </w:r>
        <w:r>
          <w:fldChar w:fldCharType="begin"/>
        </w:r>
        <w:r>
          <w:instrText xml:space="preserve"> PAGEREF _Toc467 \h </w:instrText>
        </w:r>
        <w:r>
          <w:fldChar w:fldCharType="separate"/>
        </w:r>
        <w:r>
          <w:t>13</w:t>
        </w:r>
        <w:r>
          <w:fldChar w:fldCharType="end"/>
        </w:r>
      </w:hyperlink>
    </w:p>
    <w:p w14:paraId="184832ED" w14:textId="77777777" w:rsidR="00E54D50" w:rsidRDefault="00353444">
      <w:pPr>
        <w:pStyle w:val="TOC3"/>
        <w:tabs>
          <w:tab w:val="right" w:leader="dot" w:pos="8731"/>
        </w:tabs>
      </w:pPr>
      <w:hyperlink w:anchor="_Toc25546" w:history="1">
        <w:r>
          <w:rPr>
            <w:rFonts w:ascii="黑体" w:eastAsia="黑体" w:hAnsi="黑体" w:cs="黑体"/>
            <w:szCs w:val="24"/>
          </w:rPr>
          <w:t>2.1.4 数据可视化需求</w:t>
        </w:r>
        <w:r>
          <w:tab/>
        </w:r>
        <w:r>
          <w:fldChar w:fldCharType="begin"/>
        </w:r>
        <w:r>
          <w:instrText xml:space="preserve"> PAGEREF _Toc25546 \h </w:instrText>
        </w:r>
        <w:r>
          <w:fldChar w:fldCharType="separate"/>
        </w:r>
        <w:r>
          <w:t>14</w:t>
        </w:r>
        <w:r>
          <w:fldChar w:fldCharType="end"/>
        </w:r>
      </w:hyperlink>
    </w:p>
    <w:p w14:paraId="24D66625" w14:textId="77777777" w:rsidR="00E54D50" w:rsidRDefault="00353444">
      <w:pPr>
        <w:pStyle w:val="TOC3"/>
        <w:tabs>
          <w:tab w:val="right" w:leader="dot" w:pos="8731"/>
        </w:tabs>
      </w:pPr>
      <w:hyperlink w:anchor="_Toc28332" w:history="1">
        <w:r>
          <w:rPr>
            <w:rFonts w:ascii="黑体" w:eastAsia="黑体" w:hAnsi="黑体" w:cs="黑体"/>
            <w:szCs w:val="24"/>
          </w:rPr>
          <w:t>2.1.5 多届数据管理需求</w:t>
        </w:r>
        <w:r>
          <w:tab/>
        </w:r>
        <w:r>
          <w:fldChar w:fldCharType="begin"/>
        </w:r>
        <w:r>
          <w:instrText xml:space="preserve"> PAGEREF _Toc28332 \h </w:instrText>
        </w:r>
        <w:r>
          <w:fldChar w:fldCharType="separate"/>
        </w:r>
        <w:r>
          <w:t>14</w:t>
        </w:r>
        <w:r>
          <w:fldChar w:fldCharType="end"/>
        </w:r>
      </w:hyperlink>
    </w:p>
    <w:p w14:paraId="50196E2F" w14:textId="77777777" w:rsidR="00E54D50" w:rsidRDefault="00353444">
      <w:pPr>
        <w:pStyle w:val="TOC2"/>
        <w:tabs>
          <w:tab w:val="right" w:leader="dot" w:pos="8731"/>
        </w:tabs>
      </w:pPr>
      <w:hyperlink w:anchor="_Toc2723" w:history="1">
        <w:r>
          <w:rPr>
            <w:rFonts w:ascii="黑体" w:eastAsia="黑体" w:hAnsi="黑体" w:cs="黑体"/>
            <w:szCs w:val="28"/>
          </w:rPr>
          <w:t>2.2 非功能需求分析</w:t>
        </w:r>
        <w:r>
          <w:tab/>
        </w:r>
        <w:r>
          <w:fldChar w:fldCharType="begin"/>
        </w:r>
        <w:r>
          <w:instrText xml:space="preserve"> PAGEREF _Toc2723 \h </w:instrText>
        </w:r>
        <w:r>
          <w:fldChar w:fldCharType="separate"/>
        </w:r>
        <w:r>
          <w:t>15</w:t>
        </w:r>
        <w:r>
          <w:fldChar w:fldCharType="end"/>
        </w:r>
      </w:hyperlink>
    </w:p>
    <w:p w14:paraId="7AA4EB9E" w14:textId="77777777" w:rsidR="00E54D50" w:rsidRDefault="00353444">
      <w:pPr>
        <w:pStyle w:val="TOC3"/>
        <w:tabs>
          <w:tab w:val="right" w:leader="dot" w:pos="8731"/>
        </w:tabs>
      </w:pPr>
      <w:hyperlink w:anchor="_Toc21533" w:history="1">
        <w:r>
          <w:rPr>
            <w:rFonts w:ascii="黑体" w:eastAsia="黑体" w:hAnsi="黑体" w:cs="黑体"/>
            <w:szCs w:val="24"/>
          </w:rPr>
          <w:t>2.2.1 性能需求</w:t>
        </w:r>
        <w:r>
          <w:tab/>
        </w:r>
        <w:r>
          <w:fldChar w:fldCharType="begin"/>
        </w:r>
        <w:r>
          <w:instrText xml:space="preserve"> PAGEREF _Toc21533 \h </w:instrText>
        </w:r>
        <w:r>
          <w:fldChar w:fldCharType="separate"/>
        </w:r>
        <w:r>
          <w:t>15</w:t>
        </w:r>
        <w:r>
          <w:fldChar w:fldCharType="end"/>
        </w:r>
      </w:hyperlink>
    </w:p>
    <w:p w14:paraId="23F017D8" w14:textId="77777777" w:rsidR="00E54D50" w:rsidRDefault="00353444">
      <w:pPr>
        <w:pStyle w:val="TOC3"/>
        <w:tabs>
          <w:tab w:val="right" w:leader="dot" w:pos="8731"/>
        </w:tabs>
      </w:pPr>
      <w:hyperlink w:anchor="_Toc26112" w:history="1">
        <w:r>
          <w:rPr>
            <w:rFonts w:ascii="黑体" w:eastAsia="黑体" w:hAnsi="黑体" w:cs="黑体"/>
            <w:szCs w:val="24"/>
          </w:rPr>
          <w:t>2.2.2 易用性需求</w:t>
        </w:r>
        <w:r>
          <w:tab/>
        </w:r>
        <w:r>
          <w:fldChar w:fldCharType="begin"/>
        </w:r>
        <w:r>
          <w:instrText xml:space="preserve"> PAGEREF _Toc26112 \h </w:instrText>
        </w:r>
        <w:r>
          <w:fldChar w:fldCharType="separate"/>
        </w:r>
        <w:r>
          <w:t>15</w:t>
        </w:r>
        <w:r>
          <w:fldChar w:fldCharType="end"/>
        </w:r>
      </w:hyperlink>
    </w:p>
    <w:p w14:paraId="4CCF6E4B" w14:textId="77777777" w:rsidR="00E54D50" w:rsidRDefault="00353444">
      <w:pPr>
        <w:pStyle w:val="TOC3"/>
        <w:tabs>
          <w:tab w:val="right" w:leader="dot" w:pos="8731"/>
        </w:tabs>
      </w:pPr>
      <w:hyperlink w:anchor="_Toc21005" w:history="1">
        <w:r>
          <w:rPr>
            <w:rFonts w:ascii="黑体" w:eastAsia="黑体" w:hAnsi="黑体" w:cs="黑体"/>
            <w:szCs w:val="24"/>
          </w:rPr>
          <w:t>2.2.3 可扩展性需求</w:t>
        </w:r>
        <w:r>
          <w:tab/>
        </w:r>
        <w:r>
          <w:fldChar w:fldCharType="begin"/>
        </w:r>
        <w:r>
          <w:instrText xml:space="preserve"> PAGEREF _Toc21005 \h </w:instrText>
        </w:r>
        <w:r>
          <w:fldChar w:fldCharType="separate"/>
        </w:r>
        <w:r>
          <w:t>16</w:t>
        </w:r>
        <w:r>
          <w:fldChar w:fldCharType="end"/>
        </w:r>
      </w:hyperlink>
    </w:p>
    <w:p w14:paraId="4CC70F42" w14:textId="77777777" w:rsidR="00E54D50" w:rsidRDefault="00353444">
      <w:pPr>
        <w:pStyle w:val="TOC2"/>
        <w:tabs>
          <w:tab w:val="right" w:leader="dot" w:pos="8731"/>
        </w:tabs>
      </w:pPr>
      <w:hyperlink w:anchor="_Toc8886" w:history="1">
        <w:r>
          <w:rPr>
            <w:rFonts w:ascii="黑体" w:eastAsia="黑体" w:hAnsi="黑体" w:cs="黑体"/>
            <w:szCs w:val="28"/>
          </w:rPr>
          <w:t>2.3 用例与流程分析</w:t>
        </w:r>
        <w:r>
          <w:tab/>
        </w:r>
        <w:r>
          <w:fldChar w:fldCharType="begin"/>
        </w:r>
        <w:r>
          <w:instrText xml:space="preserve"> PAGEREF _Toc8886 \h </w:instrText>
        </w:r>
        <w:r>
          <w:fldChar w:fldCharType="separate"/>
        </w:r>
        <w:r>
          <w:t>16</w:t>
        </w:r>
        <w:r>
          <w:fldChar w:fldCharType="end"/>
        </w:r>
      </w:hyperlink>
    </w:p>
    <w:p w14:paraId="0BA132EB" w14:textId="77777777" w:rsidR="00E54D50" w:rsidRDefault="00353444">
      <w:pPr>
        <w:pStyle w:val="TOC3"/>
        <w:tabs>
          <w:tab w:val="right" w:leader="dot" w:pos="8731"/>
        </w:tabs>
      </w:pPr>
      <w:hyperlink w:anchor="_Toc17533" w:history="1">
        <w:r>
          <w:rPr>
            <w:rFonts w:ascii="黑体" w:eastAsia="黑体" w:hAnsi="黑体" w:cs="黑体"/>
            <w:szCs w:val="24"/>
          </w:rPr>
          <w:t>2.3.1 矩阵上传流程</w:t>
        </w:r>
        <w:r>
          <w:tab/>
        </w:r>
        <w:r>
          <w:fldChar w:fldCharType="begin"/>
        </w:r>
        <w:r>
          <w:instrText xml:space="preserve"> PAGEREF _Toc17533 \h </w:instrText>
        </w:r>
        <w:r>
          <w:fldChar w:fldCharType="separate"/>
        </w:r>
        <w:r>
          <w:t>16</w:t>
        </w:r>
        <w:r>
          <w:fldChar w:fldCharType="end"/>
        </w:r>
      </w:hyperlink>
    </w:p>
    <w:p w14:paraId="422B0FFA" w14:textId="77777777" w:rsidR="00E54D50" w:rsidRDefault="00353444">
      <w:pPr>
        <w:pStyle w:val="TOC3"/>
        <w:tabs>
          <w:tab w:val="right" w:leader="dot" w:pos="8731"/>
        </w:tabs>
      </w:pPr>
      <w:hyperlink w:anchor="_Toc27981" w:history="1">
        <w:r>
          <w:rPr>
            <w:rFonts w:ascii="黑体" w:eastAsia="黑体" w:hAnsi="黑体" w:cs="黑体"/>
            <w:szCs w:val="24"/>
          </w:rPr>
          <w:t>2.3.2 成绩上传流程</w:t>
        </w:r>
        <w:r>
          <w:tab/>
        </w:r>
        <w:r>
          <w:fldChar w:fldCharType="begin"/>
        </w:r>
        <w:r>
          <w:instrText xml:space="preserve"> PAGEREF _Toc27981 \h </w:instrText>
        </w:r>
        <w:r>
          <w:fldChar w:fldCharType="separate"/>
        </w:r>
        <w:r>
          <w:t>17</w:t>
        </w:r>
        <w:r>
          <w:fldChar w:fldCharType="end"/>
        </w:r>
      </w:hyperlink>
    </w:p>
    <w:p w14:paraId="0910C2EA" w14:textId="77777777" w:rsidR="00E54D50" w:rsidRDefault="00353444">
      <w:pPr>
        <w:pStyle w:val="TOC3"/>
        <w:tabs>
          <w:tab w:val="right" w:leader="dot" w:pos="8731"/>
        </w:tabs>
      </w:pPr>
      <w:hyperlink w:anchor="_Toc11294" w:history="1">
        <w:r>
          <w:rPr>
            <w:rFonts w:ascii="黑体" w:eastAsia="黑体" w:hAnsi="黑体" w:cs="黑体"/>
            <w:szCs w:val="24"/>
          </w:rPr>
          <w:t>2.3.3 达成度计算流程</w:t>
        </w:r>
        <w:r>
          <w:tab/>
        </w:r>
        <w:r>
          <w:fldChar w:fldCharType="begin"/>
        </w:r>
        <w:r>
          <w:instrText xml:space="preserve"> PAGEREF _Toc11294 \h </w:instrText>
        </w:r>
        <w:r>
          <w:fldChar w:fldCharType="separate"/>
        </w:r>
        <w:r>
          <w:t>19</w:t>
        </w:r>
        <w:r>
          <w:fldChar w:fldCharType="end"/>
        </w:r>
      </w:hyperlink>
    </w:p>
    <w:p w14:paraId="63123D5C" w14:textId="77777777" w:rsidR="00E54D50" w:rsidRDefault="00353444">
      <w:pPr>
        <w:pStyle w:val="TOC2"/>
        <w:tabs>
          <w:tab w:val="right" w:leader="dot" w:pos="8731"/>
        </w:tabs>
      </w:pPr>
      <w:hyperlink w:anchor="_Toc22747" w:history="1">
        <w:r>
          <w:rPr>
            <w:rFonts w:ascii="黑体" w:eastAsia="黑体" w:hAnsi="黑体" w:cs="黑体"/>
            <w:szCs w:val="28"/>
          </w:rPr>
          <w:t>2.4 本章小结</w:t>
        </w:r>
        <w:r>
          <w:tab/>
        </w:r>
        <w:r>
          <w:fldChar w:fldCharType="begin"/>
        </w:r>
        <w:r>
          <w:instrText xml:space="preserve"> PAGEREF _Toc22747 \h </w:instrText>
        </w:r>
        <w:r>
          <w:fldChar w:fldCharType="separate"/>
        </w:r>
        <w:r>
          <w:t>21</w:t>
        </w:r>
        <w:r>
          <w:fldChar w:fldCharType="end"/>
        </w:r>
      </w:hyperlink>
    </w:p>
    <w:p w14:paraId="4DC8CEA8" w14:textId="77777777" w:rsidR="00E54D50" w:rsidRDefault="00353444">
      <w:pPr>
        <w:pStyle w:val="TOC1"/>
        <w:tabs>
          <w:tab w:val="right" w:leader="dot" w:pos="8731"/>
        </w:tabs>
      </w:pPr>
      <w:hyperlink w:anchor="_Toc6216" w:history="1">
        <w:r>
          <w:rPr>
            <w:rFonts w:ascii="黑体" w:eastAsia="黑体" w:hAnsi="黑体" w:cs="黑体"/>
            <w:szCs w:val="44"/>
          </w:rPr>
          <w:t>第3章 系统总体设计</w:t>
        </w:r>
        <w:r>
          <w:tab/>
        </w:r>
        <w:r>
          <w:fldChar w:fldCharType="begin"/>
        </w:r>
        <w:r>
          <w:instrText xml:space="preserve"> PAGEREF _Toc6216 \h </w:instrText>
        </w:r>
        <w:r>
          <w:fldChar w:fldCharType="separate"/>
        </w:r>
        <w:r>
          <w:t>21</w:t>
        </w:r>
        <w:r>
          <w:fldChar w:fldCharType="end"/>
        </w:r>
      </w:hyperlink>
    </w:p>
    <w:p w14:paraId="2BACF3E0" w14:textId="77777777" w:rsidR="00E54D50" w:rsidRDefault="00353444">
      <w:pPr>
        <w:pStyle w:val="TOC2"/>
        <w:tabs>
          <w:tab w:val="right" w:leader="dot" w:pos="8731"/>
        </w:tabs>
      </w:pPr>
      <w:hyperlink w:anchor="_Toc17795" w:history="1">
        <w:r>
          <w:rPr>
            <w:rFonts w:ascii="黑体" w:eastAsia="黑体" w:hAnsi="黑体" w:cs="黑体"/>
            <w:szCs w:val="28"/>
          </w:rPr>
          <w:t>3.1 系统架构设计</w:t>
        </w:r>
        <w:r>
          <w:tab/>
        </w:r>
        <w:r>
          <w:fldChar w:fldCharType="begin"/>
        </w:r>
        <w:r>
          <w:instrText xml:space="preserve"> PAGEREF _Toc17795 \h </w:instrText>
        </w:r>
        <w:r>
          <w:fldChar w:fldCharType="separate"/>
        </w:r>
        <w:r>
          <w:t>21</w:t>
        </w:r>
        <w:r>
          <w:fldChar w:fldCharType="end"/>
        </w:r>
      </w:hyperlink>
    </w:p>
    <w:p w14:paraId="2514A0FC" w14:textId="77777777" w:rsidR="00E54D50" w:rsidRDefault="00353444">
      <w:pPr>
        <w:pStyle w:val="TOC3"/>
        <w:tabs>
          <w:tab w:val="right" w:leader="dot" w:pos="8731"/>
        </w:tabs>
      </w:pPr>
      <w:hyperlink w:anchor="_Toc1529" w:history="1">
        <w:r>
          <w:rPr>
            <w:rFonts w:ascii="黑体" w:eastAsia="黑体" w:hAnsi="黑体" w:cs="黑体"/>
            <w:szCs w:val="24"/>
          </w:rPr>
          <w:t>3.1.1 前后端分离架构</w:t>
        </w:r>
        <w:r>
          <w:tab/>
        </w:r>
        <w:r>
          <w:fldChar w:fldCharType="begin"/>
        </w:r>
        <w:r>
          <w:instrText xml:space="preserve"> PAGEREF _Toc1529 \h </w:instrText>
        </w:r>
        <w:r>
          <w:fldChar w:fldCharType="separate"/>
        </w:r>
        <w:r>
          <w:t>21</w:t>
        </w:r>
        <w:r>
          <w:fldChar w:fldCharType="end"/>
        </w:r>
      </w:hyperlink>
    </w:p>
    <w:p w14:paraId="23709766" w14:textId="77777777" w:rsidR="00E54D50" w:rsidRDefault="00353444">
      <w:pPr>
        <w:pStyle w:val="TOC3"/>
        <w:tabs>
          <w:tab w:val="right" w:leader="dot" w:pos="8731"/>
        </w:tabs>
      </w:pPr>
      <w:hyperlink w:anchor="_Toc3089" w:history="1">
        <w:r>
          <w:rPr>
            <w:rFonts w:ascii="黑体" w:eastAsia="黑体" w:hAnsi="黑体" w:cs="黑体"/>
            <w:szCs w:val="24"/>
          </w:rPr>
          <w:t>3.1.2 模块划分</w:t>
        </w:r>
        <w:r>
          <w:tab/>
        </w:r>
        <w:r>
          <w:fldChar w:fldCharType="begin"/>
        </w:r>
        <w:r>
          <w:instrText xml:space="preserve"> PAGEREF _Toc3089 \h </w:instrText>
        </w:r>
        <w:r>
          <w:fldChar w:fldCharType="separate"/>
        </w:r>
        <w:r>
          <w:t>23</w:t>
        </w:r>
        <w:r>
          <w:fldChar w:fldCharType="end"/>
        </w:r>
      </w:hyperlink>
    </w:p>
    <w:p w14:paraId="316CF235" w14:textId="77777777" w:rsidR="00E54D50" w:rsidRDefault="00353444">
      <w:pPr>
        <w:pStyle w:val="TOC2"/>
        <w:tabs>
          <w:tab w:val="right" w:leader="dot" w:pos="8731"/>
        </w:tabs>
      </w:pPr>
      <w:hyperlink w:anchor="_Toc907" w:history="1">
        <w:r>
          <w:rPr>
            <w:rFonts w:ascii="黑体" w:eastAsia="黑体" w:hAnsi="黑体" w:cs="黑体"/>
            <w:szCs w:val="28"/>
          </w:rPr>
          <w:t>3.2 数据库设计</w:t>
        </w:r>
        <w:r>
          <w:tab/>
        </w:r>
        <w:r>
          <w:fldChar w:fldCharType="begin"/>
        </w:r>
        <w:r>
          <w:instrText xml:space="preserve"> PAGEREF _Toc907 \h </w:instrText>
        </w:r>
        <w:r>
          <w:fldChar w:fldCharType="separate"/>
        </w:r>
        <w:r>
          <w:t>25</w:t>
        </w:r>
        <w:r>
          <w:fldChar w:fldCharType="end"/>
        </w:r>
      </w:hyperlink>
    </w:p>
    <w:p w14:paraId="3B94A00A" w14:textId="77777777" w:rsidR="00E54D50" w:rsidRDefault="00353444">
      <w:pPr>
        <w:pStyle w:val="TOC3"/>
        <w:tabs>
          <w:tab w:val="right" w:leader="dot" w:pos="8731"/>
        </w:tabs>
      </w:pPr>
      <w:hyperlink w:anchor="_Toc8011" w:history="1">
        <w:r>
          <w:rPr>
            <w:rFonts w:ascii="黑体" w:eastAsia="黑体" w:hAnsi="黑体" w:cs="黑体"/>
            <w:szCs w:val="24"/>
          </w:rPr>
          <w:t>3.2.1 概念模型设计</w:t>
        </w:r>
        <w:r>
          <w:tab/>
        </w:r>
        <w:r>
          <w:fldChar w:fldCharType="begin"/>
        </w:r>
        <w:r>
          <w:instrText xml:space="preserve"> PAGEREF _Toc8011 \h </w:instrText>
        </w:r>
        <w:r>
          <w:fldChar w:fldCharType="separate"/>
        </w:r>
        <w:r>
          <w:t>25</w:t>
        </w:r>
        <w:r>
          <w:fldChar w:fldCharType="end"/>
        </w:r>
      </w:hyperlink>
    </w:p>
    <w:p w14:paraId="4FCC6FBB" w14:textId="77777777" w:rsidR="00E54D50" w:rsidRDefault="00353444">
      <w:pPr>
        <w:pStyle w:val="TOC3"/>
        <w:tabs>
          <w:tab w:val="right" w:leader="dot" w:pos="8731"/>
        </w:tabs>
      </w:pPr>
      <w:hyperlink w:anchor="_Toc10036" w:history="1">
        <w:r>
          <w:rPr>
            <w:rFonts w:ascii="黑体" w:eastAsia="黑体" w:hAnsi="黑体" w:cs="黑体"/>
            <w:szCs w:val="24"/>
          </w:rPr>
          <w:t>3.2.2 数据表设计</w:t>
        </w:r>
        <w:r>
          <w:tab/>
        </w:r>
        <w:r>
          <w:fldChar w:fldCharType="begin"/>
        </w:r>
        <w:r>
          <w:instrText xml:space="preserve"> PAGEREF _Toc10036 \h </w:instrText>
        </w:r>
        <w:r>
          <w:fldChar w:fldCharType="separate"/>
        </w:r>
        <w:r>
          <w:t>25</w:t>
        </w:r>
        <w:r>
          <w:fldChar w:fldCharType="end"/>
        </w:r>
      </w:hyperlink>
    </w:p>
    <w:p w14:paraId="70E73970" w14:textId="77777777" w:rsidR="00E54D50" w:rsidRDefault="00353444">
      <w:pPr>
        <w:pStyle w:val="TOC3"/>
        <w:tabs>
          <w:tab w:val="right" w:leader="dot" w:pos="8731"/>
        </w:tabs>
      </w:pPr>
      <w:hyperlink w:anchor="_Toc6380" w:history="1">
        <w:r>
          <w:rPr>
            <w:rFonts w:ascii="黑体" w:eastAsia="黑体" w:hAnsi="黑体" w:cs="黑体"/>
            <w:szCs w:val="24"/>
          </w:rPr>
          <w:t>3.2.3 数据关系设计</w:t>
        </w:r>
        <w:r>
          <w:tab/>
        </w:r>
        <w:r>
          <w:fldChar w:fldCharType="begin"/>
        </w:r>
        <w:r>
          <w:instrText xml:space="preserve"> PAGEREF _Toc6380 \h </w:instrText>
        </w:r>
        <w:r>
          <w:fldChar w:fldCharType="separate"/>
        </w:r>
        <w:r>
          <w:t>26</w:t>
        </w:r>
        <w:r>
          <w:fldChar w:fldCharType="end"/>
        </w:r>
      </w:hyperlink>
    </w:p>
    <w:p w14:paraId="71937C17" w14:textId="77777777" w:rsidR="00E54D50" w:rsidRDefault="00353444">
      <w:pPr>
        <w:pStyle w:val="TOC2"/>
        <w:tabs>
          <w:tab w:val="right" w:leader="dot" w:pos="8731"/>
        </w:tabs>
      </w:pPr>
      <w:hyperlink w:anchor="_Toc5790" w:history="1">
        <w:r>
          <w:rPr>
            <w:rFonts w:ascii="黑体" w:eastAsia="黑体" w:hAnsi="黑体" w:cs="黑体"/>
            <w:szCs w:val="28"/>
          </w:rPr>
          <w:t>3.3 API接口设计</w:t>
        </w:r>
        <w:r>
          <w:tab/>
        </w:r>
        <w:r>
          <w:fldChar w:fldCharType="begin"/>
        </w:r>
        <w:r>
          <w:instrText xml:space="preserve"> PAGEREF _Toc5790 \h </w:instrText>
        </w:r>
        <w:r>
          <w:fldChar w:fldCharType="separate"/>
        </w:r>
        <w:r>
          <w:t>28</w:t>
        </w:r>
        <w:r>
          <w:fldChar w:fldCharType="end"/>
        </w:r>
      </w:hyperlink>
    </w:p>
    <w:p w14:paraId="420C68AE" w14:textId="77777777" w:rsidR="00E54D50" w:rsidRDefault="00353444">
      <w:pPr>
        <w:pStyle w:val="TOC3"/>
        <w:tabs>
          <w:tab w:val="right" w:leader="dot" w:pos="8731"/>
        </w:tabs>
      </w:pPr>
      <w:hyperlink w:anchor="_Toc5993" w:history="1">
        <w:r>
          <w:rPr>
            <w:rFonts w:ascii="黑体" w:eastAsia="黑体" w:hAnsi="黑体" w:cs="黑体"/>
            <w:szCs w:val="24"/>
          </w:rPr>
          <w:t>3.3.1 认证接口</w:t>
        </w:r>
        <w:r>
          <w:tab/>
        </w:r>
        <w:r>
          <w:fldChar w:fldCharType="begin"/>
        </w:r>
        <w:r>
          <w:instrText xml:space="preserve"> PAGEREF _Toc5993 \h </w:instrText>
        </w:r>
        <w:r>
          <w:fldChar w:fldCharType="separate"/>
        </w:r>
        <w:r>
          <w:t>28</w:t>
        </w:r>
        <w:r>
          <w:fldChar w:fldCharType="end"/>
        </w:r>
      </w:hyperlink>
    </w:p>
    <w:p w14:paraId="7118AB75" w14:textId="77777777" w:rsidR="00E54D50" w:rsidRDefault="00353444">
      <w:pPr>
        <w:pStyle w:val="TOC3"/>
        <w:tabs>
          <w:tab w:val="right" w:leader="dot" w:pos="8731"/>
        </w:tabs>
      </w:pPr>
      <w:hyperlink w:anchor="_Toc4112" w:history="1">
        <w:r>
          <w:rPr>
            <w:rFonts w:ascii="黑体" w:eastAsia="黑体" w:hAnsi="黑体" w:cs="黑体"/>
            <w:szCs w:val="24"/>
          </w:rPr>
          <w:t>3.3.2 矩阵管理接口</w:t>
        </w:r>
        <w:r>
          <w:tab/>
        </w:r>
        <w:r>
          <w:fldChar w:fldCharType="begin"/>
        </w:r>
        <w:r>
          <w:instrText xml:space="preserve"> PAGEREF _Toc4112 \h </w:instrText>
        </w:r>
        <w:r>
          <w:fldChar w:fldCharType="separate"/>
        </w:r>
        <w:r>
          <w:t>28</w:t>
        </w:r>
        <w:r>
          <w:fldChar w:fldCharType="end"/>
        </w:r>
      </w:hyperlink>
    </w:p>
    <w:p w14:paraId="5A7695F2" w14:textId="77777777" w:rsidR="00E54D50" w:rsidRDefault="00353444">
      <w:pPr>
        <w:pStyle w:val="TOC3"/>
        <w:tabs>
          <w:tab w:val="right" w:leader="dot" w:pos="8731"/>
        </w:tabs>
      </w:pPr>
      <w:hyperlink w:anchor="_Toc15090" w:history="1">
        <w:r>
          <w:rPr>
            <w:rFonts w:ascii="黑体" w:eastAsia="黑体" w:hAnsi="黑体" w:cs="黑体"/>
            <w:szCs w:val="24"/>
          </w:rPr>
          <w:t>3.3.3 达成度计算接口</w:t>
        </w:r>
        <w:r>
          <w:tab/>
        </w:r>
        <w:r>
          <w:fldChar w:fldCharType="begin"/>
        </w:r>
        <w:r>
          <w:instrText xml:space="preserve"> PAGEREF _Toc15090 \h </w:instrText>
        </w:r>
        <w:r>
          <w:fldChar w:fldCharType="separate"/>
        </w:r>
        <w:r>
          <w:t>29</w:t>
        </w:r>
        <w:r>
          <w:fldChar w:fldCharType="end"/>
        </w:r>
      </w:hyperlink>
    </w:p>
    <w:p w14:paraId="12635B3B" w14:textId="77777777" w:rsidR="00E54D50" w:rsidRDefault="00353444">
      <w:pPr>
        <w:pStyle w:val="TOC2"/>
        <w:tabs>
          <w:tab w:val="right" w:leader="dot" w:pos="8731"/>
        </w:tabs>
      </w:pPr>
      <w:hyperlink w:anchor="_Toc10748" w:history="1">
        <w:r>
          <w:rPr>
            <w:rFonts w:ascii="黑体" w:eastAsia="黑体" w:hAnsi="黑体" w:cs="黑体"/>
            <w:szCs w:val="28"/>
          </w:rPr>
          <w:t>3.4 关键算法设计</w:t>
        </w:r>
        <w:r>
          <w:tab/>
        </w:r>
        <w:r>
          <w:fldChar w:fldCharType="begin"/>
        </w:r>
        <w:r>
          <w:instrText xml:space="preserve"> PAGEREF _Toc10748 \h </w:instrText>
        </w:r>
        <w:r>
          <w:fldChar w:fldCharType="separate"/>
        </w:r>
        <w:r>
          <w:t>29</w:t>
        </w:r>
        <w:r>
          <w:fldChar w:fldCharType="end"/>
        </w:r>
      </w:hyperlink>
    </w:p>
    <w:p w14:paraId="08AF92A5" w14:textId="77777777" w:rsidR="00E54D50" w:rsidRDefault="00353444">
      <w:pPr>
        <w:pStyle w:val="TOC3"/>
        <w:tabs>
          <w:tab w:val="right" w:leader="dot" w:pos="8731"/>
        </w:tabs>
      </w:pPr>
      <w:hyperlink w:anchor="_Toc17218" w:history="1">
        <w:r>
          <w:rPr>
            <w:rFonts w:ascii="黑体" w:eastAsia="黑体" w:hAnsi="黑体" w:cs="黑体"/>
            <w:szCs w:val="24"/>
          </w:rPr>
          <w:t>3.4.1 学号届数提取算法</w:t>
        </w:r>
        <w:r>
          <w:tab/>
        </w:r>
        <w:r>
          <w:fldChar w:fldCharType="begin"/>
        </w:r>
        <w:r>
          <w:instrText xml:space="preserve"> PAGEREF _Toc17218 \h </w:instrText>
        </w:r>
        <w:r>
          <w:fldChar w:fldCharType="separate"/>
        </w:r>
        <w:r>
          <w:t>30</w:t>
        </w:r>
        <w:r>
          <w:fldChar w:fldCharType="end"/>
        </w:r>
      </w:hyperlink>
    </w:p>
    <w:p w14:paraId="52997DDC" w14:textId="77777777" w:rsidR="00E54D50" w:rsidRDefault="00353444">
      <w:pPr>
        <w:pStyle w:val="TOC3"/>
        <w:tabs>
          <w:tab w:val="right" w:leader="dot" w:pos="8731"/>
        </w:tabs>
      </w:pPr>
      <w:hyperlink w:anchor="_Toc25587" w:history="1">
        <w:r>
          <w:rPr>
            <w:rFonts w:ascii="黑体" w:eastAsia="黑体" w:hAnsi="黑体" w:cs="黑体"/>
            <w:szCs w:val="24"/>
          </w:rPr>
          <w:t>3.4.2 PDF解析算法</w:t>
        </w:r>
        <w:r>
          <w:tab/>
        </w:r>
        <w:r>
          <w:fldChar w:fldCharType="begin"/>
        </w:r>
        <w:r>
          <w:instrText xml:space="preserve"> PAGEREF _Toc25587 \h </w:instrText>
        </w:r>
        <w:r>
          <w:fldChar w:fldCharType="separate"/>
        </w:r>
        <w:r>
          <w:t>30</w:t>
        </w:r>
        <w:r>
          <w:fldChar w:fldCharType="end"/>
        </w:r>
      </w:hyperlink>
    </w:p>
    <w:p w14:paraId="657E4A6B" w14:textId="77777777" w:rsidR="00E54D50" w:rsidRDefault="00353444">
      <w:pPr>
        <w:pStyle w:val="TOC3"/>
        <w:tabs>
          <w:tab w:val="right" w:leader="dot" w:pos="8731"/>
        </w:tabs>
      </w:pPr>
      <w:hyperlink w:anchor="_Toc7492" w:history="1">
        <w:r>
          <w:rPr>
            <w:rFonts w:ascii="黑体" w:eastAsia="黑体" w:hAnsi="黑体" w:cs="黑体"/>
            <w:szCs w:val="24"/>
          </w:rPr>
          <w:t>3.4.3 达成度计算算法</w:t>
        </w:r>
        <w:r>
          <w:tab/>
        </w:r>
        <w:r>
          <w:fldChar w:fldCharType="begin"/>
        </w:r>
        <w:r>
          <w:instrText xml:space="preserve"> PAGEREF _Toc7492 \h </w:instrText>
        </w:r>
        <w:r>
          <w:fldChar w:fldCharType="separate"/>
        </w:r>
        <w:r>
          <w:t>31</w:t>
        </w:r>
        <w:r>
          <w:fldChar w:fldCharType="end"/>
        </w:r>
      </w:hyperlink>
    </w:p>
    <w:p w14:paraId="38F9E17C" w14:textId="77777777" w:rsidR="00E54D50" w:rsidRDefault="00353444">
      <w:pPr>
        <w:pStyle w:val="TOC2"/>
        <w:tabs>
          <w:tab w:val="right" w:leader="dot" w:pos="8731"/>
        </w:tabs>
      </w:pPr>
      <w:hyperlink w:anchor="_Toc15441" w:history="1">
        <w:r>
          <w:rPr>
            <w:rFonts w:ascii="黑体" w:eastAsia="黑体" w:hAnsi="黑体" w:cs="黑体"/>
            <w:szCs w:val="28"/>
          </w:rPr>
          <w:t>3.5 本章小结</w:t>
        </w:r>
        <w:r>
          <w:tab/>
        </w:r>
        <w:r>
          <w:fldChar w:fldCharType="begin"/>
        </w:r>
        <w:r>
          <w:instrText xml:space="preserve"> PAGEREF _Toc15441 \h </w:instrText>
        </w:r>
        <w:r>
          <w:fldChar w:fldCharType="separate"/>
        </w:r>
        <w:r>
          <w:t>32</w:t>
        </w:r>
        <w:r>
          <w:fldChar w:fldCharType="end"/>
        </w:r>
      </w:hyperlink>
    </w:p>
    <w:p w14:paraId="654C1A20" w14:textId="77777777" w:rsidR="00E54D50" w:rsidRDefault="00353444">
      <w:pPr>
        <w:pStyle w:val="TOC1"/>
        <w:tabs>
          <w:tab w:val="right" w:leader="dot" w:pos="8731"/>
        </w:tabs>
      </w:pPr>
      <w:hyperlink w:anchor="_Toc26267" w:history="1">
        <w:r>
          <w:rPr>
            <w:rFonts w:ascii="黑体" w:eastAsia="黑体" w:hAnsi="黑体" w:cs="黑体"/>
            <w:szCs w:val="44"/>
          </w:rPr>
          <w:t>第4章 系统详细设计与实现</w:t>
        </w:r>
        <w:r>
          <w:tab/>
        </w:r>
        <w:r>
          <w:fldChar w:fldCharType="begin"/>
        </w:r>
        <w:r>
          <w:instrText xml:space="preserve"> PAGEREF _Toc26267 \h </w:instrText>
        </w:r>
        <w:r>
          <w:fldChar w:fldCharType="separate"/>
        </w:r>
        <w:r>
          <w:t>33</w:t>
        </w:r>
        <w:r>
          <w:fldChar w:fldCharType="end"/>
        </w:r>
      </w:hyperlink>
    </w:p>
    <w:p w14:paraId="339333CA" w14:textId="77777777" w:rsidR="00E54D50" w:rsidRDefault="00353444">
      <w:pPr>
        <w:pStyle w:val="TOC2"/>
        <w:tabs>
          <w:tab w:val="right" w:leader="dot" w:pos="8731"/>
        </w:tabs>
      </w:pPr>
      <w:hyperlink w:anchor="_Toc22553" w:history="1">
        <w:r>
          <w:rPr>
            <w:rFonts w:ascii="黑体" w:eastAsia="黑体" w:hAnsi="黑体" w:cs="黑体"/>
            <w:szCs w:val="28"/>
          </w:rPr>
          <w:t>4.1 开发环境与技术栈</w:t>
        </w:r>
        <w:r>
          <w:tab/>
        </w:r>
        <w:r>
          <w:fldChar w:fldCharType="begin"/>
        </w:r>
        <w:r>
          <w:instrText xml:space="preserve"> PAGEREF _Toc22553 \h </w:instrText>
        </w:r>
        <w:r>
          <w:fldChar w:fldCharType="separate"/>
        </w:r>
        <w:r>
          <w:t>33</w:t>
        </w:r>
        <w:r>
          <w:fldChar w:fldCharType="end"/>
        </w:r>
      </w:hyperlink>
    </w:p>
    <w:p w14:paraId="31369105" w14:textId="77777777" w:rsidR="00E54D50" w:rsidRDefault="00353444">
      <w:pPr>
        <w:pStyle w:val="TOC3"/>
        <w:tabs>
          <w:tab w:val="right" w:leader="dot" w:pos="8731"/>
        </w:tabs>
      </w:pPr>
      <w:hyperlink w:anchor="_Toc24193" w:history="1">
        <w:r>
          <w:rPr>
            <w:rFonts w:ascii="黑体" w:eastAsia="黑体" w:hAnsi="黑体" w:cs="黑体"/>
            <w:szCs w:val="24"/>
          </w:rPr>
          <w:t>4.1.1 后端技术栈</w:t>
        </w:r>
        <w:r>
          <w:tab/>
        </w:r>
        <w:r>
          <w:fldChar w:fldCharType="begin"/>
        </w:r>
        <w:r>
          <w:instrText xml:space="preserve"> PAGEREF _Toc24193 \h </w:instrText>
        </w:r>
        <w:r>
          <w:fldChar w:fldCharType="separate"/>
        </w:r>
        <w:r>
          <w:t>33</w:t>
        </w:r>
        <w:r>
          <w:fldChar w:fldCharType="end"/>
        </w:r>
      </w:hyperlink>
    </w:p>
    <w:p w14:paraId="15662EFB" w14:textId="77777777" w:rsidR="00E54D50" w:rsidRDefault="00353444">
      <w:pPr>
        <w:pStyle w:val="TOC3"/>
        <w:tabs>
          <w:tab w:val="right" w:leader="dot" w:pos="8731"/>
        </w:tabs>
      </w:pPr>
      <w:hyperlink w:anchor="_Toc30421" w:history="1">
        <w:r>
          <w:rPr>
            <w:rFonts w:ascii="黑体" w:eastAsia="黑体" w:hAnsi="黑体" w:cs="黑体"/>
            <w:szCs w:val="24"/>
          </w:rPr>
          <w:t>4.1.2 前端技术栈</w:t>
        </w:r>
        <w:r>
          <w:tab/>
        </w:r>
        <w:r>
          <w:fldChar w:fldCharType="begin"/>
        </w:r>
        <w:r>
          <w:instrText xml:space="preserve"> PAGEREF _Toc30421 \h </w:instrText>
        </w:r>
        <w:r>
          <w:fldChar w:fldCharType="separate"/>
        </w:r>
        <w:r>
          <w:t>34</w:t>
        </w:r>
        <w:r>
          <w:fldChar w:fldCharType="end"/>
        </w:r>
      </w:hyperlink>
    </w:p>
    <w:p w14:paraId="0C251593" w14:textId="77777777" w:rsidR="00E54D50" w:rsidRDefault="00353444">
      <w:pPr>
        <w:pStyle w:val="TOC3"/>
        <w:tabs>
          <w:tab w:val="right" w:leader="dot" w:pos="8731"/>
        </w:tabs>
      </w:pPr>
      <w:hyperlink w:anchor="_Toc13987" w:history="1">
        <w:r>
          <w:rPr>
            <w:rFonts w:ascii="黑体" w:eastAsia="黑体" w:hAnsi="黑体" w:cs="黑体"/>
            <w:szCs w:val="24"/>
          </w:rPr>
          <w:t>4.1.3 开发工具</w:t>
        </w:r>
        <w:r>
          <w:tab/>
        </w:r>
        <w:r>
          <w:fldChar w:fldCharType="begin"/>
        </w:r>
        <w:r>
          <w:instrText xml:space="preserve"> PAGEREF _Toc13987 \h </w:instrText>
        </w:r>
        <w:r>
          <w:fldChar w:fldCharType="separate"/>
        </w:r>
        <w:r>
          <w:t>34</w:t>
        </w:r>
        <w:r>
          <w:fldChar w:fldCharType="end"/>
        </w:r>
      </w:hyperlink>
    </w:p>
    <w:p w14:paraId="05B95956" w14:textId="77777777" w:rsidR="00E54D50" w:rsidRDefault="00353444">
      <w:pPr>
        <w:pStyle w:val="TOC2"/>
        <w:tabs>
          <w:tab w:val="right" w:leader="dot" w:pos="8731"/>
        </w:tabs>
      </w:pPr>
      <w:hyperlink w:anchor="_Toc31366" w:history="1">
        <w:r>
          <w:rPr>
            <w:rFonts w:ascii="黑体" w:eastAsia="黑体" w:hAnsi="黑体" w:cs="黑体"/>
            <w:szCs w:val="28"/>
          </w:rPr>
          <w:t>4.2 后端实现</w:t>
        </w:r>
        <w:r>
          <w:tab/>
        </w:r>
        <w:r>
          <w:fldChar w:fldCharType="begin"/>
        </w:r>
        <w:r>
          <w:instrText xml:space="preserve"> PAGEREF _Toc31366 \h </w:instrText>
        </w:r>
        <w:r>
          <w:fldChar w:fldCharType="separate"/>
        </w:r>
        <w:r>
          <w:t>34</w:t>
        </w:r>
        <w:r>
          <w:fldChar w:fldCharType="end"/>
        </w:r>
      </w:hyperlink>
    </w:p>
    <w:p w14:paraId="32A4DCCF" w14:textId="77777777" w:rsidR="00E54D50" w:rsidRDefault="00353444">
      <w:pPr>
        <w:pStyle w:val="TOC3"/>
        <w:tabs>
          <w:tab w:val="right" w:leader="dot" w:pos="8731"/>
        </w:tabs>
      </w:pPr>
      <w:hyperlink w:anchor="_Toc3047" w:history="1">
        <w:r>
          <w:rPr>
            <w:rFonts w:ascii="黑体" w:eastAsia="黑体" w:hAnsi="黑体" w:cs="黑体"/>
            <w:szCs w:val="24"/>
          </w:rPr>
          <w:t>4.2.1 数据库模型实现</w:t>
        </w:r>
        <w:r>
          <w:tab/>
        </w:r>
        <w:r>
          <w:fldChar w:fldCharType="begin"/>
        </w:r>
        <w:r>
          <w:instrText xml:space="preserve"> PAGEREF _Toc3047 \h </w:instrText>
        </w:r>
        <w:r>
          <w:fldChar w:fldCharType="separate"/>
        </w:r>
        <w:r>
          <w:t>34</w:t>
        </w:r>
        <w:r>
          <w:fldChar w:fldCharType="end"/>
        </w:r>
      </w:hyperlink>
    </w:p>
    <w:p w14:paraId="79B7BD40" w14:textId="77777777" w:rsidR="00E54D50" w:rsidRDefault="00353444">
      <w:pPr>
        <w:pStyle w:val="TOC3"/>
        <w:tabs>
          <w:tab w:val="right" w:leader="dot" w:pos="8731"/>
        </w:tabs>
      </w:pPr>
      <w:hyperlink w:anchor="_Toc19417" w:history="1">
        <w:r>
          <w:rPr>
            <w:rFonts w:ascii="黑体" w:eastAsia="黑体" w:hAnsi="黑体" w:cs="黑体"/>
            <w:szCs w:val="24"/>
          </w:rPr>
          <w:t>4.2.2 API接口实现</w:t>
        </w:r>
        <w:r>
          <w:tab/>
        </w:r>
        <w:r>
          <w:fldChar w:fldCharType="begin"/>
        </w:r>
        <w:r>
          <w:instrText xml:space="preserve"> PAGEREF _Toc19417 \h </w:instrText>
        </w:r>
        <w:r>
          <w:fldChar w:fldCharType="separate"/>
        </w:r>
        <w:r>
          <w:t>35</w:t>
        </w:r>
        <w:r>
          <w:fldChar w:fldCharType="end"/>
        </w:r>
      </w:hyperlink>
    </w:p>
    <w:p w14:paraId="18E4281A" w14:textId="77777777" w:rsidR="00E54D50" w:rsidRDefault="00353444">
      <w:pPr>
        <w:pStyle w:val="TOC3"/>
        <w:tabs>
          <w:tab w:val="right" w:leader="dot" w:pos="8731"/>
        </w:tabs>
      </w:pPr>
      <w:hyperlink w:anchor="_Toc20020" w:history="1">
        <w:r>
          <w:rPr>
            <w:rFonts w:ascii="黑体" w:eastAsia="黑体" w:hAnsi="黑体" w:cs="黑体"/>
            <w:szCs w:val="24"/>
          </w:rPr>
          <w:t>4.2.3 文件处理服务实现</w:t>
        </w:r>
        <w:r>
          <w:tab/>
        </w:r>
        <w:r>
          <w:fldChar w:fldCharType="begin"/>
        </w:r>
        <w:r>
          <w:instrText xml:space="preserve"> PAGEREF _Toc20020 \h </w:instrText>
        </w:r>
        <w:r>
          <w:fldChar w:fldCharType="separate"/>
        </w:r>
        <w:r>
          <w:t>36</w:t>
        </w:r>
        <w:r>
          <w:fldChar w:fldCharType="end"/>
        </w:r>
      </w:hyperlink>
    </w:p>
    <w:p w14:paraId="03E33DFF" w14:textId="77777777" w:rsidR="00E54D50" w:rsidRDefault="00353444">
      <w:pPr>
        <w:pStyle w:val="TOC3"/>
        <w:tabs>
          <w:tab w:val="right" w:leader="dot" w:pos="8731"/>
        </w:tabs>
      </w:pPr>
      <w:hyperlink w:anchor="_Toc25919" w:history="1">
        <w:r>
          <w:rPr>
            <w:rFonts w:ascii="黑体" w:eastAsia="黑体" w:hAnsi="黑体" w:cs="黑体"/>
            <w:szCs w:val="24"/>
          </w:rPr>
          <w:t>4.2.4 达成度计算服务实现</w:t>
        </w:r>
        <w:r>
          <w:tab/>
        </w:r>
        <w:r>
          <w:fldChar w:fldCharType="begin"/>
        </w:r>
        <w:r>
          <w:instrText xml:space="preserve"> PAGEREF _Toc25919 \h </w:instrText>
        </w:r>
        <w:r>
          <w:fldChar w:fldCharType="separate"/>
        </w:r>
        <w:r>
          <w:t>37</w:t>
        </w:r>
        <w:r>
          <w:fldChar w:fldCharType="end"/>
        </w:r>
      </w:hyperlink>
    </w:p>
    <w:p w14:paraId="3FCE1D3A" w14:textId="77777777" w:rsidR="00E54D50" w:rsidRDefault="00353444">
      <w:pPr>
        <w:pStyle w:val="TOC2"/>
        <w:tabs>
          <w:tab w:val="right" w:leader="dot" w:pos="8731"/>
        </w:tabs>
      </w:pPr>
      <w:hyperlink w:anchor="_Toc22459" w:history="1">
        <w:r>
          <w:rPr>
            <w:rFonts w:ascii="黑体" w:eastAsia="黑体" w:hAnsi="黑体" w:cs="黑体"/>
            <w:szCs w:val="28"/>
          </w:rPr>
          <w:t>4.3 前端实现</w:t>
        </w:r>
        <w:r>
          <w:tab/>
        </w:r>
        <w:r>
          <w:fldChar w:fldCharType="begin"/>
        </w:r>
        <w:r>
          <w:instrText xml:space="preserve"> PAGEREF _Toc22459 \h </w:instrText>
        </w:r>
        <w:r>
          <w:fldChar w:fldCharType="separate"/>
        </w:r>
        <w:r>
          <w:t>37</w:t>
        </w:r>
        <w:r>
          <w:fldChar w:fldCharType="end"/>
        </w:r>
      </w:hyperlink>
    </w:p>
    <w:p w14:paraId="61441FBF" w14:textId="77777777" w:rsidR="00E54D50" w:rsidRDefault="00353444">
      <w:pPr>
        <w:pStyle w:val="TOC3"/>
        <w:tabs>
          <w:tab w:val="right" w:leader="dot" w:pos="8731"/>
        </w:tabs>
      </w:pPr>
      <w:hyperlink w:anchor="_Toc25503" w:history="1">
        <w:r>
          <w:rPr>
            <w:rFonts w:ascii="黑体" w:eastAsia="黑体" w:hAnsi="黑体" w:cs="黑体"/>
            <w:szCs w:val="24"/>
          </w:rPr>
          <w:t>4.3.1 登录模块实现</w:t>
        </w:r>
        <w:r>
          <w:tab/>
        </w:r>
        <w:r>
          <w:fldChar w:fldCharType="begin"/>
        </w:r>
        <w:r>
          <w:instrText xml:space="preserve"> PAGEREF _Toc25503 \h </w:instrText>
        </w:r>
        <w:r>
          <w:fldChar w:fldCharType="separate"/>
        </w:r>
        <w:r>
          <w:t>37</w:t>
        </w:r>
        <w:r>
          <w:fldChar w:fldCharType="end"/>
        </w:r>
      </w:hyperlink>
    </w:p>
    <w:p w14:paraId="0D82CEE3" w14:textId="77777777" w:rsidR="00E54D50" w:rsidRDefault="00353444">
      <w:pPr>
        <w:pStyle w:val="TOC3"/>
        <w:tabs>
          <w:tab w:val="right" w:leader="dot" w:pos="8731"/>
        </w:tabs>
      </w:pPr>
      <w:hyperlink w:anchor="_Toc14166" w:history="1">
        <w:r>
          <w:rPr>
            <w:rFonts w:ascii="黑体" w:eastAsia="黑体" w:hAnsi="黑体" w:cs="黑体"/>
            <w:szCs w:val="24"/>
          </w:rPr>
          <w:t>4.3.2 仪表盘实现</w:t>
        </w:r>
        <w:r>
          <w:tab/>
        </w:r>
        <w:r>
          <w:fldChar w:fldCharType="begin"/>
        </w:r>
        <w:r>
          <w:instrText xml:space="preserve"> PAGEREF _Toc14166 \h </w:instrText>
        </w:r>
        <w:r>
          <w:fldChar w:fldCharType="separate"/>
        </w:r>
        <w:r>
          <w:t>38</w:t>
        </w:r>
        <w:r>
          <w:fldChar w:fldCharType="end"/>
        </w:r>
      </w:hyperlink>
    </w:p>
    <w:p w14:paraId="6E478E8A" w14:textId="77777777" w:rsidR="00E54D50" w:rsidRDefault="00353444">
      <w:pPr>
        <w:pStyle w:val="TOC3"/>
        <w:tabs>
          <w:tab w:val="right" w:leader="dot" w:pos="8731"/>
        </w:tabs>
      </w:pPr>
      <w:hyperlink w:anchor="_Toc12729" w:history="1">
        <w:r>
          <w:rPr>
            <w:rFonts w:ascii="黑体" w:eastAsia="黑体" w:hAnsi="黑体" w:cs="黑体"/>
            <w:szCs w:val="24"/>
          </w:rPr>
          <w:t>4.3.3 课程管理实现</w:t>
        </w:r>
        <w:r>
          <w:tab/>
        </w:r>
        <w:r>
          <w:fldChar w:fldCharType="begin"/>
        </w:r>
        <w:r>
          <w:instrText xml:space="preserve"> PAGEREF _Toc12729 \h </w:instrText>
        </w:r>
        <w:r>
          <w:fldChar w:fldCharType="separate"/>
        </w:r>
        <w:r>
          <w:t>40</w:t>
        </w:r>
        <w:r>
          <w:fldChar w:fldCharType="end"/>
        </w:r>
      </w:hyperlink>
    </w:p>
    <w:p w14:paraId="4A342730" w14:textId="77777777" w:rsidR="00E54D50" w:rsidRDefault="00353444">
      <w:pPr>
        <w:pStyle w:val="TOC3"/>
        <w:tabs>
          <w:tab w:val="right" w:leader="dot" w:pos="8731"/>
        </w:tabs>
      </w:pPr>
      <w:hyperlink w:anchor="_Toc3819" w:history="1">
        <w:r>
          <w:rPr>
            <w:rFonts w:ascii="黑体" w:eastAsia="黑体" w:hAnsi="黑体" w:cs="黑体"/>
            <w:szCs w:val="24"/>
          </w:rPr>
          <w:t>4.3.4 指标点管理实现</w:t>
        </w:r>
        <w:r>
          <w:tab/>
        </w:r>
        <w:r>
          <w:fldChar w:fldCharType="begin"/>
        </w:r>
        <w:r>
          <w:instrText xml:space="preserve"> PAGEREF _Toc3819 \h </w:instrText>
        </w:r>
        <w:r>
          <w:fldChar w:fldCharType="separate"/>
        </w:r>
        <w:r>
          <w:t>41</w:t>
        </w:r>
        <w:r>
          <w:fldChar w:fldCharType="end"/>
        </w:r>
      </w:hyperlink>
    </w:p>
    <w:p w14:paraId="4DD03B5F" w14:textId="77777777" w:rsidR="00E54D50" w:rsidRDefault="00353444">
      <w:pPr>
        <w:pStyle w:val="TOC2"/>
        <w:tabs>
          <w:tab w:val="right" w:leader="dot" w:pos="8731"/>
        </w:tabs>
      </w:pPr>
      <w:hyperlink w:anchor="_Toc19311" w:history="1">
        <w:r>
          <w:rPr>
            <w:rFonts w:ascii="黑体" w:eastAsia="黑体" w:hAnsi="黑体" w:cs="黑体"/>
            <w:szCs w:val="28"/>
          </w:rPr>
          <w:t>4.4 关键代码说明</w:t>
        </w:r>
        <w:r>
          <w:tab/>
        </w:r>
        <w:r>
          <w:fldChar w:fldCharType="begin"/>
        </w:r>
        <w:r>
          <w:instrText xml:space="preserve"> PAGEREF _Toc19311 \h </w:instrText>
        </w:r>
        <w:r>
          <w:fldChar w:fldCharType="separate"/>
        </w:r>
        <w:r>
          <w:t>42</w:t>
        </w:r>
        <w:r>
          <w:fldChar w:fldCharType="end"/>
        </w:r>
      </w:hyperlink>
    </w:p>
    <w:p w14:paraId="48828AAC" w14:textId="77777777" w:rsidR="00E54D50" w:rsidRDefault="00353444">
      <w:pPr>
        <w:pStyle w:val="TOC3"/>
        <w:tabs>
          <w:tab w:val="right" w:leader="dot" w:pos="8731"/>
        </w:tabs>
      </w:pPr>
      <w:hyperlink w:anchor="_Toc11781" w:history="1">
        <w:r>
          <w:rPr>
            <w:rFonts w:ascii="黑体" w:eastAsia="黑体" w:hAnsi="黑体" w:cs="黑体"/>
            <w:szCs w:val="24"/>
          </w:rPr>
          <w:t>4.4.1 PDF解析关键代码</w:t>
        </w:r>
        <w:r>
          <w:tab/>
        </w:r>
        <w:r>
          <w:fldChar w:fldCharType="begin"/>
        </w:r>
        <w:r>
          <w:instrText xml:space="preserve"> PAGEREF _Toc11781 \h </w:instrText>
        </w:r>
        <w:r>
          <w:fldChar w:fldCharType="separate"/>
        </w:r>
        <w:r>
          <w:t>42</w:t>
        </w:r>
        <w:r>
          <w:fldChar w:fldCharType="end"/>
        </w:r>
      </w:hyperlink>
    </w:p>
    <w:p w14:paraId="530EB62F" w14:textId="77777777" w:rsidR="00E54D50" w:rsidRDefault="00353444">
      <w:pPr>
        <w:pStyle w:val="TOC3"/>
        <w:tabs>
          <w:tab w:val="right" w:leader="dot" w:pos="8731"/>
        </w:tabs>
      </w:pPr>
      <w:hyperlink w:anchor="_Toc16530" w:history="1">
        <w:r>
          <w:rPr>
            <w:rFonts w:ascii="黑体" w:eastAsia="黑体" w:hAnsi="黑体" w:cs="黑体"/>
            <w:szCs w:val="24"/>
          </w:rPr>
          <w:t>4.4.2 达成度计算关键代码</w:t>
        </w:r>
        <w:r>
          <w:tab/>
        </w:r>
        <w:r>
          <w:fldChar w:fldCharType="begin"/>
        </w:r>
        <w:r>
          <w:instrText xml:space="preserve"> PAGEREF _Toc16530 \h </w:instrText>
        </w:r>
        <w:r>
          <w:fldChar w:fldCharType="separate"/>
        </w:r>
        <w:r>
          <w:t>42</w:t>
        </w:r>
        <w:r>
          <w:fldChar w:fldCharType="end"/>
        </w:r>
      </w:hyperlink>
    </w:p>
    <w:p w14:paraId="767010C6" w14:textId="77777777" w:rsidR="00E54D50" w:rsidRDefault="00353444">
      <w:pPr>
        <w:pStyle w:val="TOC3"/>
        <w:tabs>
          <w:tab w:val="right" w:leader="dot" w:pos="8731"/>
        </w:tabs>
      </w:pPr>
      <w:hyperlink w:anchor="_Toc4595" w:history="1">
        <w:r>
          <w:rPr>
            <w:rFonts w:ascii="黑体" w:eastAsia="黑体" w:hAnsi="黑体" w:cs="黑体"/>
            <w:szCs w:val="24"/>
          </w:rPr>
          <w:t>4.4.3 数据可视化关键代码</w:t>
        </w:r>
        <w:r>
          <w:tab/>
        </w:r>
        <w:r>
          <w:fldChar w:fldCharType="begin"/>
        </w:r>
        <w:r>
          <w:instrText xml:space="preserve"> PAGEREF _Toc4595 \h </w:instrText>
        </w:r>
        <w:r>
          <w:fldChar w:fldCharType="separate"/>
        </w:r>
        <w:r>
          <w:t>43</w:t>
        </w:r>
        <w:r>
          <w:fldChar w:fldCharType="end"/>
        </w:r>
      </w:hyperlink>
    </w:p>
    <w:p w14:paraId="444064C1" w14:textId="77777777" w:rsidR="00E54D50" w:rsidRDefault="00353444">
      <w:pPr>
        <w:pStyle w:val="TOC2"/>
        <w:tabs>
          <w:tab w:val="right" w:leader="dot" w:pos="8731"/>
        </w:tabs>
      </w:pPr>
      <w:hyperlink w:anchor="_Toc6887" w:history="1">
        <w:r>
          <w:rPr>
            <w:rFonts w:ascii="黑体" w:eastAsia="黑体" w:hAnsi="黑体" w:cs="黑体"/>
            <w:szCs w:val="28"/>
          </w:rPr>
          <w:t>4.5 本章小结</w:t>
        </w:r>
        <w:r>
          <w:tab/>
        </w:r>
        <w:r>
          <w:fldChar w:fldCharType="begin"/>
        </w:r>
        <w:r>
          <w:instrText xml:space="preserve"> PAGEREF _Toc6887 \h </w:instrText>
        </w:r>
        <w:r>
          <w:fldChar w:fldCharType="separate"/>
        </w:r>
        <w:r>
          <w:t>43</w:t>
        </w:r>
        <w:r>
          <w:fldChar w:fldCharType="end"/>
        </w:r>
      </w:hyperlink>
    </w:p>
    <w:p w14:paraId="75661E72" w14:textId="77777777" w:rsidR="00E54D50" w:rsidRDefault="00353444">
      <w:pPr>
        <w:pStyle w:val="TOC1"/>
        <w:tabs>
          <w:tab w:val="right" w:leader="dot" w:pos="8731"/>
        </w:tabs>
      </w:pPr>
      <w:hyperlink w:anchor="_Toc52" w:history="1">
        <w:r>
          <w:rPr>
            <w:rFonts w:ascii="黑体" w:eastAsia="黑体" w:hAnsi="黑体" w:cs="黑体"/>
            <w:szCs w:val="44"/>
          </w:rPr>
          <w:t>第5章 系统测试与分析</w:t>
        </w:r>
        <w:r>
          <w:tab/>
        </w:r>
        <w:r>
          <w:fldChar w:fldCharType="begin"/>
        </w:r>
        <w:r>
          <w:instrText xml:space="preserve"> PAGEREF _Toc52 \h </w:instrText>
        </w:r>
        <w:r>
          <w:fldChar w:fldCharType="separate"/>
        </w:r>
        <w:r>
          <w:t>44</w:t>
        </w:r>
        <w:r>
          <w:fldChar w:fldCharType="end"/>
        </w:r>
      </w:hyperlink>
    </w:p>
    <w:p w14:paraId="69AAEF8D" w14:textId="77777777" w:rsidR="00E54D50" w:rsidRDefault="00353444">
      <w:pPr>
        <w:pStyle w:val="TOC2"/>
        <w:tabs>
          <w:tab w:val="right" w:leader="dot" w:pos="8731"/>
        </w:tabs>
      </w:pPr>
      <w:hyperlink w:anchor="_Toc10623" w:history="1">
        <w:r>
          <w:rPr>
            <w:rFonts w:ascii="黑体" w:eastAsia="黑体" w:hAnsi="黑体" w:cs="黑体"/>
            <w:szCs w:val="28"/>
          </w:rPr>
          <w:t>5.1 测试环境与测试方法</w:t>
        </w:r>
        <w:r>
          <w:tab/>
        </w:r>
        <w:r>
          <w:fldChar w:fldCharType="begin"/>
        </w:r>
        <w:r>
          <w:instrText xml:space="preserve"> PAGEREF _Toc10623 \h </w:instrText>
        </w:r>
        <w:r>
          <w:fldChar w:fldCharType="separate"/>
        </w:r>
        <w:r>
          <w:t>44</w:t>
        </w:r>
        <w:r>
          <w:fldChar w:fldCharType="end"/>
        </w:r>
      </w:hyperlink>
    </w:p>
    <w:p w14:paraId="5DB4E30A" w14:textId="77777777" w:rsidR="00E54D50" w:rsidRDefault="00353444">
      <w:pPr>
        <w:pStyle w:val="TOC3"/>
        <w:tabs>
          <w:tab w:val="right" w:leader="dot" w:pos="8731"/>
        </w:tabs>
      </w:pPr>
      <w:hyperlink w:anchor="_Toc21757" w:history="1">
        <w:r>
          <w:rPr>
            <w:rFonts w:ascii="黑体" w:eastAsia="黑体" w:hAnsi="黑体" w:cs="黑体"/>
            <w:szCs w:val="24"/>
          </w:rPr>
          <w:t>5.1.1 测试环境</w:t>
        </w:r>
        <w:r>
          <w:tab/>
        </w:r>
        <w:r>
          <w:fldChar w:fldCharType="begin"/>
        </w:r>
        <w:r>
          <w:instrText xml:space="preserve"> PAGEREF _Toc21757 \h </w:instrText>
        </w:r>
        <w:r>
          <w:fldChar w:fldCharType="separate"/>
        </w:r>
        <w:r>
          <w:t>44</w:t>
        </w:r>
        <w:r>
          <w:fldChar w:fldCharType="end"/>
        </w:r>
      </w:hyperlink>
    </w:p>
    <w:p w14:paraId="7F76E945" w14:textId="77777777" w:rsidR="00E54D50" w:rsidRDefault="00353444">
      <w:pPr>
        <w:pStyle w:val="TOC3"/>
        <w:tabs>
          <w:tab w:val="right" w:leader="dot" w:pos="8731"/>
        </w:tabs>
      </w:pPr>
      <w:hyperlink w:anchor="_Toc915" w:history="1">
        <w:r>
          <w:rPr>
            <w:rFonts w:ascii="黑体" w:eastAsia="黑体" w:hAnsi="黑体" w:cs="黑体"/>
            <w:szCs w:val="24"/>
          </w:rPr>
          <w:t>5.1.2 测试方法</w:t>
        </w:r>
        <w:r>
          <w:tab/>
        </w:r>
        <w:r>
          <w:fldChar w:fldCharType="begin"/>
        </w:r>
        <w:r>
          <w:instrText xml:space="preserve"> PAGEREF _Toc915 \h </w:instrText>
        </w:r>
        <w:r>
          <w:fldChar w:fldCharType="separate"/>
        </w:r>
        <w:r>
          <w:t>44</w:t>
        </w:r>
        <w:r>
          <w:fldChar w:fldCharType="end"/>
        </w:r>
      </w:hyperlink>
    </w:p>
    <w:p w14:paraId="0FDFF8D3" w14:textId="77777777" w:rsidR="00E54D50" w:rsidRDefault="00353444">
      <w:pPr>
        <w:pStyle w:val="TOC2"/>
        <w:tabs>
          <w:tab w:val="right" w:leader="dot" w:pos="8731"/>
        </w:tabs>
      </w:pPr>
      <w:hyperlink w:anchor="_Toc12049" w:history="1">
        <w:r>
          <w:rPr>
            <w:rFonts w:ascii="黑体" w:eastAsia="黑体" w:hAnsi="黑体" w:cs="黑体"/>
            <w:szCs w:val="28"/>
          </w:rPr>
          <w:t>5.2 功能测试</w:t>
        </w:r>
        <w:r>
          <w:tab/>
        </w:r>
        <w:r>
          <w:fldChar w:fldCharType="begin"/>
        </w:r>
        <w:r>
          <w:instrText xml:space="preserve"> PAGEREF _Toc12049 \h </w:instrText>
        </w:r>
        <w:r>
          <w:fldChar w:fldCharType="separate"/>
        </w:r>
        <w:r>
          <w:t>45</w:t>
        </w:r>
        <w:r>
          <w:fldChar w:fldCharType="end"/>
        </w:r>
      </w:hyperlink>
    </w:p>
    <w:p w14:paraId="1E597AC4" w14:textId="77777777" w:rsidR="00E54D50" w:rsidRDefault="00353444">
      <w:pPr>
        <w:pStyle w:val="TOC3"/>
        <w:tabs>
          <w:tab w:val="right" w:leader="dot" w:pos="8731"/>
        </w:tabs>
      </w:pPr>
      <w:hyperlink w:anchor="_Toc26502" w:history="1">
        <w:r>
          <w:rPr>
            <w:rFonts w:ascii="黑体" w:eastAsia="黑体" w:hAnsi="黑体" w:cs="黑体"/>
            <w:szCs w:val="24"/>
          </w:rPr>
          <w:t>5.2.1 矩阵上传测试</w:t>
        </w:r>
        <w:r>
          <w:tab/>
        </w:r>
        <w:r>
          <w:fldChar w:fldCharType="begin"/>
        </w:r>
        <w:r>
          <w:instrText xml:space="preserve"> PAGEREF _Toc26502 \h </w:instrText>
        </w:r>
        <w:r>
          <w:fldChar w:fldCharType="separate"/>
        </w:r>
        <w:r>
          <w:t>45</w:t>
        </w:r>
        <w:r>
          <w:fldChar w:fldCharType="end"/>
        </w:r>
      </w:hyperlink>
    </w:p>
    <w:p w14:paraId="69C768F3" w14:textId="77777777" w:rsidR="00E54D50" w:rsidRDefault="00353444">
      <w:pPr>
        <w:pStyle w:val="TOC3"/>
        <w:tabs>
          <w:tab w:val="right" w:leader="dot" w:pos="8731"/>
        </w:tabs>
      </w:pPr>
      <w:hyperlink w:anchor="_Toc11084" w:history="1">
        <w:r>
          <w:rPr>
            <w:rFonts w:ascii="黑体" w:eastAsia="黑体" w:hAnsi="黑体"/>
          </w:rPr>
          <w:t>5.2.2 成绩上传测试</w:t>
        </w:r>
        <w:r>
          <w:tab/>
        </w:r>
        <w:r>
          <w:fldChar w:fldCharType="begin"/>
        </w:r>
        <w:r>
          <w:instrText xml:space="preserve"> PAGEREF _Toc11084 \h </w:instrText>
        </w:r>
        <w:r>
          <w:fldChar w:fldCharType="separate"/>
        </w:r>
        <w:r>
          <w:t>45</w:t>
        </w:r>
        <w:r>
          <w:fldChar w:fldCharType="end"/>
        </w:r>
      </w:hyperlink>
    </w:p>
    <w:p w14:paraId="22121183" w14:textId="77777777" w:rsidR="00E54D50" w:rsidRDefault="00353444">
      <w:pPr>
        <w:pStyle w:val="TOC3"/>
        <w:tabs>
          <w:tab w:val="right" w:leader="dot" w:pos="8731"/>
        </w:tabs>
      </w:pPr>
      <w:hyperlink w:anchor="_Toc32446" w:history="1">
        <w:r>
          <w:rPr>
            <w:rFonts w:ascii="黑体" w:eastAsia="黑体" w:hAnsi="黑体"/>
          </w:rPr>
          <w:t>5.2.3 达成度计算测试</w:t>
        </w:r>
        <w:r>
          <w:tab/>
        </w:r>
        <w:r>
          <w:fldChar w:fldCharType="begin"/>
        </w:r>
        <w:r>
          <w:instrText xml:space="preserve"> PAGEREF _Toc32446 \h </w:instrText>
        </w:r>
        <w:r>
          <w:fldChar w:fldCharType="separate"/>
        </w:r>
        <w:r>
          <w:t>46</w:t>
        </w:r>
        <w:r>
          <w:fldChar w:fldCharType="end"/>
        </w:r>
      </w:hyperlink>
    </w:p>
    <w:p w14:paraId="2A36A343" w14:textId="77777777" w:rsidR="00E54D50" w:rsidRDefault="00353444">
      <w:pPr>
        <w:pStyle w:val="TOC2"/>
        <w:tabs>
          <w:tab w:val="right" w:leader="dot" w:pos="8731"/>
        </w:tabs>
      </w:pPr>
      <w:hyperlink w:anchor="_Toc13707" w:history="1">
        <w:r>
          <w:rPr>
            <w:rFonts w:ascii="黑体" w:eastAsia="黑体" w:hAnsi="黑体"/>
          </w:rPr>
          <w:t>5.</w:t>
        </w:r>
        <w:r>
          <w:rPr>
            <w:rFonts w:hAnsi="黑体" w:hint="eastAsia"/>
          </w:rPr>
          <w:t>3</w:t>
        </w:r>
        <w:r>
          <w:rPr>
            <w:rFonts w:ascii="黑体" w:eastAsia="黑体" w:hAnsi="黑体"/>
          </w:rPr>
          <w:t xml:space="preserve"> 测试结果与问题分析</w:t>
        </w:r>
        <w:r>
          <w:tab/>
        </w:r>
        <w:r>
          <w:fldChar w:fldCharType="begin"/>
        </w:r>
        <w:r>
          <w:instrText xml:space="preserve"> PAGEREF _Toc13707 \h </w:instrText>
        </w:r>
        <w:r>
          <w:fldChar w:fldCharType="separate"/>
        </w:r>
        <w:r>
          <w:t>46</w:t>
        </w:r>
        <w:r>
          <w:fldChar w:fldCharType="end"/>
        </w:r>
      </w:hyperlink>
    </w:p>
    <w:p w14:paraId="0D21FE8F" w14:textId="77777777" w:rsidR="00E54D50" w:rsidRDefault="00353444">
      <w:pPr>
        <w:pStyle w:val="TOC3"/>
        <w:tabs>
          <w:tab w:val="right" w:leader="dot" w:pos="8731"/>
        </w:tabs>
      </w:pPr>
      <w:hyperlink w:anchor="_Toc5485" w:history="1">
        <w:r>
          <w:rPr>
            <w:rFonts w:ascii="黑体" w:eastAsia="黑体" w:hAnsi="黑体"/>
          </w:rPr>
          <w:t>5.</w:t>
        </w:r>
        <w:r>
          <w:rPr>
            <w:rFonts w:hAnsi="黑体" w:hint="eastAsia"/>
          </w:rPr>
          <w:t>3</w:t>
        </w:r>
        <w:r>
          <w:rPr>
            <w:rFonts w:ascii="黑体" w:eastAsia="黑体" w:hAnsi="黑体"/>
          </w:rPr>
          <w:t>.1 功能测试结果</w:t>
        </w:r>
        <w:r>
          <w:tab/>
        </w:r>
        <w:r>
          <w:fldChar w:fldCharType="begin"/>
        </w:r>
        <w:r>
          <w:instrText xml:space="preserve"> PAGEREF _Toc5485 \h </w:instrText>
        </w:r>
        <w:r>
          <w:fldChar w:fldCharType="separate"/>
        </w:r>
        <w:r>
          <w:t>46</w:t>
        </w:r>
        <w:r>
          <w:fldChar w:fldCharType="end"/>
        </w:r>
      </w:hyperlink>
    </w:p>
    <w:p w14:paraId="6C2F76C8" w14:textId="77777777" w:rsidR="00E54D50" w:rsidRDefault="00353444">
      <w:pPr>
        <w:pStyle w:val="TOC3"/>
        <w:tabs>
          <w:tab w:val="right" w:leader="dot" w:pos="8731"/>
        </w:tabs>
      </w:pPr>
      <w:hyperlink w:anchor="_Toc25050" w:history="1">
        <w:r>
          <w:rPr>
            <w:rFonts w:ascii="黑体" w:eastAsia="黑体" w:hAnsi="黑体"/>
          </w:rPr>
          <w:t>5.</w:t>
        </w:r>
        <w:r>
          <w:rPr>
            <w:rFonts w:hAnsi="黑体" w:hint="eastAsia"/>
          </w:rPr>
          <w:t>3</w:t>
        </w:r>
        <w:r>
          <w:rPr>
            <w:rFonts w:ascii="黑体" w:eastAsia="黑体" w:hAnsi="黑体"/>
          </w:rPr>
          <w:t>.</w:t>
        </w:r>
        <w:r>
          <w:rPr>
            <w:rFonts w:hAnsi="黑体" w:hint="eastAsia"/>
          </w:rPr>
          <w:t>2</w:t>
        </w:r>
        <w:r>
          <w:rPr>
            <w:rFonts w:ascii="黑体" w:eastAsia="黑体" w:hAnsi="黑体"/>
          </w:rPr>
          <w:t xml:space="preserve"> 问题定位与优化</w:t>
        </w:r>
        <w:r>
          <w:tab/>
        </w:r>
        <w:r>
          <w:fldChar w:fldCharType="begin"/>
        </w:r>
        <w:r>
          <w:instrText xml:space="preserve"> PAGEREF _Toc25050 \h </w:instrText>
        </w:r>
        <w:r>
          <w:fldChar w:fldCharType="separate"/>
        </w:r>
        <w:r>
          <w:t>47</w:t>
        </w:r>
        <w:r>
          <w:fldChar w:fldCharType="end"/>
        </w:r>
      </w:hyperlink>
    </w:p>
    <w:p w14:paraId="73ECD7C1" w14:textId="77777777" w:rsidR="00E54D50" w:rsidRDefault="00353444">
      <w:pPr>
        <w:pStyle w:val="TOC2"/>
        <w:tabs>
          <w:tab w:val="right" w:leader="dot" w:pos="8731"/>
        </w:tabs>
      </w:pPr>
      <w:hyperlink w:anchor="_Toc3463" w:history="1">
        <w:r>
          <w:rPr>
            <w:rFonts w:ascii="黑体" w:eastAsia="黑体" w:hAnsi="黑体"/>
          </w:rPr>
          <w:t>5.</w:t>
        </w:r>
        <w:r>
          <w:rPr>
            <w:rFonts w:hAnsi="黑体" w:hint="eastAsia"/>
          </w:rPr>
          <w:t>4</w:t>
        </w:r>
        <w:r>
          <w:rPr>
            <w:rFonts w:ascii="黑体" w:eastAsia="黑体" w:hAnsi="黑体"/>
          </w:rPr>
          <w:t xml:space="preserve"> 本章小结</w:t>
        </w:r>
        <w:r>
          <w:tab/>
        </w:r>
        <w:r>
          <w:fldChar w:fldCharType="begin"/>
        </w:r>
        <w:r>
          <w:instrText xml:space="preserve"> PAGEREF _Toc3463 \h </w:instrText>
        </w:r>
        <w:r>
          <w:fldChar w:fldCharType="separate"/>
        </w:r>
        <w:r>
          <w:t>47</w:t>
        </w:r>
        <w:r>
          <w:fldChar w:fldCharType="end"/>
        </w:r>
      </w:hyperlink>
    </w:p>
    <w:p w14:paraId="601E061D" w14:textId="77777777" w:rsidR="00E54D50" w:rsidRDefault="00353444">
      <w:pPr>
        <w:pStyle w:val="TOC1"/>
        <w:tabs>
          <w:tab w:val="right" w:leader="dot" w:pos="8731"/>
        </w:tabs>
      </w:pPr>
      <w:hyperlink w:anchor="_Toc6161" w:history="1">
        <w:r>
          <w:rPr>
            <w:rFonts w:ascii="黑体" w:eastAsia="黑体" w:hAnsi="黑体"/>
          </w:rPr>
          <w:t>结　论</w:t>
        </w:r>
        <w:r>
          <w:tab/>
        </w:r>
        <w:r>
          <w:fldChar w:fldCharType="begin"/>
        </w:r>
        <w:r>
          <w:instrText xml:space="preserve"> PAGEREF _Toc6161 \h </w:instrText>
        </w:r>
        <w:r>
          <w:fldChar w:fldCharType="separate"/>
        </w:r>
        <w:r>
          <w:t>48</w:t>
        </w:r>
        <w:r>
          <w:fldChar w:fldCharType="end"/>
        </w:r>
      </w:hyperlink>
    </w:p>
    <w:p w14:paraId="7ADD823D" w14:textId="77777777" w:rsidR="00E54D50" w:rsidRDefault="00353444">
      <w:pPr>
        <w:pStyle w:val="TOC1"/>
        <w:tabs>
          <w:tab w:val="right" w:leader="dot" w:pos="8731"/>
        </w:tabs>
      </w:pPr>
      <w:hyperlink w:anchor="_Toc20082" w:history="1">
        <w:r>
          <w:rPr>
            <w:rFonts w:ascii="黑体" w:eastAsia="黑体" w:hAnsi="黑体"/>
          </w:rPr>
          <w:t>参考文献</w:t>
        </w:r>
        <w:r>
          <w:tab/>
        </w:r>
        <w:r>
          <w:fldChar w:fldCharType="begin"/>
        </w:r>
        <w:r>
          <w:instrText xml:space="preserve"> PAGEREF _Toc20082 \h </w:instrText>
        </w:r>
        <w:r>
          <w:fldChar w:fldCharType="separate"/>
        </w:r>
        <w:r>
          <w:t>50</w:t>
        </w:r>
        <w:r>
          <w:fldChar w:fldCharType="end"/>
        </w:r>
      </w:hyperlink>
    </w:p>
    <w:p w14:paraId="1EDA5A18" w14:textId="77777777" w:rsidR="00E54D50" w:rsidRDefault="00353444">
      <w:pPr>
        <w:pStyle w:val="TOC1"/>
        <w:tabs>
          <w:tab w:val="right" w:leader="dot" w:pos="8731"/>
        </w:tabs>
      </w:pPr>
      <w:hyperlink w:anchor="_Toc27968" w:history="1">
        <w:r>
          <w:rPr>
            <w:rFonts w:ascii="黑体" w:eastAsia="黑体" w:hAnsi="黑体"/>
          </w:rPr>
          <w:t>致　谢</w:t>
        </w:r>
        <w:r>
          <w:tab/>
        </w:r>
        <w:r>
          <w:fldChar w:fldCharType="begin"/>
        </w:r>
        <w:r>
          <w:instrText xml:space="preserve"> PAGEREF _Toc27968 \h </w:instrText>
        </w:r>
        <w:r>
          <w:fldChar w:fldCharType="separate"/>
        </w:r>
        <w:r>
          <w:t>52</w:t>
        </w:r>
        <w:r>
          <w:fldChar w:fldCharType="end"/>
        </w:r>
      </w:hyperlink>
    </w:p>
    <w:p w14:paraId="39BF0EFB" w14:textId="77777777" w:rsidR="00E54D50" w:rsidRDefault="00353444">
      <w:pPr>
        <w:pStyle w:val="02-"/>
        <w:pageBreakBefore/>
        <w:spacing w:before="156" w:after="312"/>
      </w:pPr>
      <w:r>
        <w:lastRenderedPageBreak/>
        <w:fldChar w:fldCharType="end"/>
      </w:r>
      <w:bookmarkStart w:id="16" w:name="_Toc6423"/>
      <w:r>
        <w:rPr>
          <w:rFonts w:hint="eastAsia"/>
        </w:rPr>
        <w:t>第1章 绪论</w:t>
      </w:r>
      <w:bookmarkEnd w:id="16"/>
    </w:p>
    <w:p w14:paraId="71AE78DD" w14:textId="77777777" w:rsidR="00E54D50" w:rsidRDefault="00353444">
      <w:pPr>
        <w:pStyle w:val="03-"/>
        <w:spacing w:before="156"/>
      </w:pPr>
      <w:bookmarkStart w:id="17" w:name="_Toc29370"/>
      <w:r>
        <w:rPr>
          <w:rFonts w:hAnsi="黑体"/>
          <w:color w:val="000000"/>
        </w:rPr>
        <w:t>1.1 研究背景与意义</w:t>
      </w:r>
      <w:bookmarkEnd w:id="17"/>
    </w:p>
    <w:p w14:paraId="4D5FB3A4" w14:textId="77777777" w:rsidR="00E54D50" w:rsidRDefault="00353444">
      <w:pPr>
        <w:pStyle w:val="04-"/>
        <w:spacing w:before="156"/>
      </w:pPr>
      <w:bookmarkStart w:id="18" w:name="_Toc27904"/>
      <w:r>
        <w:rPr>
          <w:rFonts w:hAnsi="黑体"/>
          <w:color w:val="000000"/>
        </w:rPr>
        <w:t>1.1.1 工程教育认证背景下的毕业要求达成度评估</w:t>
      </w:r>
      <w:bookmarkEnd w:id="18"/>
    </w:p>
    <w:p w14:paraId="6B7B7012" w14:textId="77777777" w:rsidR="00E54D50" w:rsidRDefault="00353444">
      <w:pPr>
        <w:pStyle w:val="01-"/>
        <w:ind w:firstLine="480"/>
        <w:rPr>
          <w:rFonts w:ascii="宋体" w:hAnsi="宋体"/>
          <w:color w:val="000000"/>
        </w:rPr>
      </w:pPr>
      <w:r>
        <w:t>工程教育专业认证是国际通行的工程教育质量保证制度，也是实现工程教育国际互认和工程师资格国际互认的重要基础。</w:t>
      </w:r>
      <w:r>
        <w:t>2016</w:t>
      </w:r>
      <w:r>
        <w:t>年</w:t>
      </w:r>
      <w:r>
        <w:t>6</w:t>
      </w:r>
      <w:r>
        <w:t>月，中国正式加入《华盛顿协议》，成为该协议的第</w:t>
      </w:r>
      <w:r>
        <w:t>18</w:t>
      </w:r>
      <w:r>
        <w:t>个正式成员</w:t>
      </w:r>
      <w:r>
        <w:t>[</w:t>
      </w:r>
      <w:commentRangeStart w:id="19"/>
      <w:r>
        <w:t>5</w:t>
      </w:r>
      <w:commentRangeEnd w:id="19"/>
      <w:r>
        <w:rPr>
          <w:rStyle w:val="ab"/>
          <w:rFonts w:asciiTheme="minorHAnsi" w:eastAsiaTheme="minorEastAsia" w:hAnsiTheme="minorHAnsi" w:cstheme="minorBidi"/>
          <w:kern w:val="2"/>
        </w:rPr>
        <w:commentReference w:id="19"/>
      </w:r>
      <w:r>
        <w:t>]</w:t>
      </w:r>
      <w:r>
        <w:t>，标志着中国工程教育质量标准实现了国际实质等效。在工程教育认证体系中，</w:t>
      </w:r>
      <w:r>
        <w:t>"</w:t>
      </w:r>
      <w:r>
        <w:t>以学生为中心</w:t>
      </w:r>
      <w:r>
        <w:t>"</w:t>
      </w:r>
      <w:r>
        <w:t>、</w:t>
      </w:r>
      <w:r>
        <w:t>"</w:t>
      </w:r>
      <w:r>
        <w:t>产出导向教育（</w:t>
      </w:r>
      <w:r>
        <w:t>Outcome-Based Education</w:t>
      </w:r>
      <w:r>
        <w:t>，</w:t>
      </w:r>
      <w:r>
        <w:t>OBE</w:t>
      </w:r>
      <w:r>
        <w:t>）</w:t>
      </w:r>
      <w:r>
        <w:t>"</w:t>
      </w:r>
      <w:r>
        <w:t>和</w:t>
      </w:r>
      <w:r>
        <w:t>"</w:t>
      </w:r>
      <w:r>
        <w:t>持续改进</w:t>
      </w:r>
      <w:r>
        <w:t>"</w:t>
      </w:r>
      <w:r>
        <w:t>是三大核心理念。其中，毕业要求达成度评价是检验人才培养质量的关键环节，是工程教育认证的核心指标之一。</w:t>
      </w:r>
    </w:p>
    <w:p w14:paraId="7987460A" w14:textId="77777777" w:rsidR="00E54D50" w:rsidRDefault="00353444">
      <w:pPr>
        <w:pStyle w:val="01-"/>
        <w:ind w:firstLine="480"/>
      </w:pPr>
      <w:r>
        <w:rPr>
          <w:rFonts w:ascii="宋体" w:hAnsi="宋体"/>
          <w:color w:val="000000"/>
        </w:rPr>
        <w:t>毕业要求达成度评价是指通过系统化的方法，评估学生在完成学业后是否达到了专业制定的毕业要求。根据《工程教育认证通用标准》，毕业要求应完全覆盖工程知识、问题分析、设计/开发解决方案、研究、使用现代工具、工程与社会、环境和可持续发展、职业规范、个人和团队、沟通、项目管理和终身学习等12项内容。每项毕业要求需要分解为若干具体的指标点，每个指标点由多门课程支撑。通过计算课程目标达成度，进而汇总计算指标点达成度和毕业要求达成度，形成完整的评价体系。</w:t>
      </w:r>
    </w:p>
    <w:p w14:paraId="5596F63A" w14:textId="77777777" w:rsidR="00E54D50" w:rsidRDefault="00353444">
      <w:pPr>
        <w:pStyle w:val="04-"/>
        <w:spacing w:before="156"/>
      </w:pPr>
      <w:bookmarkStart w:id="20" w:name="_Toc21073"/>
      <w:r>
        <w:rPr>
          <w:rFonts w:hAnsi="黑体"/>
          <w:color w:val="000000"/>
        </w:rPr>
        <w:t>1.1.2 传统计算方式的痛点分析</w:t>
      </w:r>
      <w:bookmarkEnd w:id="20"/>
    </w:p>
    <w:p w14:paraId="1B70EE02" w14:textId="77777777" w:rsidR="00E54D50" w:rsidRDefault="00353444">
      <w:pPr>
        <w:pStyle w:val="01-"/>
        <w:ind w:firstLine="480"/>
        <w:rPr>
          <w:rFonts w:ascii="宋体" w:hAnsi="宋体"/>
          <w:color w:val="000000"/>
        </w:rPr>
      </w:pPr>
      <w:r>
        <w:rPr>
          <w:rFonts w:ascii="宋体" w:hAnsi="宋体"/>
          <w:color w:val="000000"/>
        </w:rPr>
        <w:t>在传统模式下，毕业要求达成度的计算主要依赖人工操作，面临诸多痛点和挑战。首先，数据收集工作繁琐且耗时。教师需要从各门课程中提取成绩数据，包括期末考试、平时作业、实验报告、课堂表现等多维度的考核成绩，然后进行手动汇总和整理。这一过程不仅工作量巨大，而且容易出现数据遗漏和录入错误。</w:t>
      </w:r>
    </w:p>
    <w:p w14:paraId="56677B85" w14:textId="77777777" w:rsidR="00E54D50" w:rsidRDefault="00353444">
      <w:pPr>
        <w:pStyle w:val="01-"/>
        <w:ind w:firstLine="480"/>
        <w:rPr>
          <w:rFonts w:ascii="宋体" w:hAnsi="宋体"/>
          <w:color w:val="000000"/>
        </w:rPr>
      </w:pPr>
      <w:r>
        <w:t>其次，计算过程复杂且容易出错。毕业要求达成度的计算涉及多个层次</w:t>
      </w:r>
      <w:r>
        <w:t>[4]</w:t>
      </w:r>
      <w:r>
        <w:t>：课程目标达成</w:t>
      </w:r>
      <w:proofErr w:type="gramStart"/>
      <w:r>
        <w:t>度需要</w:t>
      </w:r>
      <w:proofErr w:type="gramEnd"/>
      <w:r>
        <w:t>根据各考核环节的权重进行加权计算；指标点达成</w:t>
      </w:r>
      <w:proofErr w:type="gramStart"/>
      <w:r>
        <w:t>度需要</w:t>
      </w:r>
      <w:proofErr w:type="gramEnd"/>
      <w:r>
        <w:t>将支撑该指标点的各门课程</w:t>
      </w:r>
      <w:proofErr w:type="gramStart"/>
      <w:r>
        <w:t>达成度按权重</w:t>
      </w:r>
      <w:proofErr w:type="gramEnd"/>
      <w:r>
        <w:t>汇总；毕业要求达成度则需要在指标点达成度的基础上进一步综合。人工计算时，复杂的加权公式和多层汇总极易产生计算错误，且错误难以追溯和定位。</w:t>
      </w:r>
    </w:p>
    <w:p w14:paraId="5AFA9161" w14:textId="77777777" w:rsidR="00E54D50" w:rsidRDefault="00353444">
      <w:pPr>
        <w:pStyle w:val="01-"/>
        <w:ind w:firstLine="480"/>
        <w:rPr>
          <w:rFonts w:ascii="宋体" w:hAnsi="宋体"/>
          <w:color w:val="000000"/>
        </w:rPr>
      </w:pPr>
      <w:r>
        <w:rPr>
          <w:rFonts w:ascii="宋体" w:hAnsi="宋体"/>
          <w:color w:val="000000"/>
        </w:rPr>
        <w:t>第三</w:t>
      </w:r>
      <w:r>
        <w:rPr>
          <w:rFonts w:ascii="宋体" w:hAnsi="宋体" w:hint="eastAsia"/>
          <w:color w:val="000000"/>
        </w:rPr>
        <w:t>，</w:t>
      </w:r>
      <w:r>
        <w:rPr>
          <w:rFonts w:ascii="宋体" w:hAnsi="宋体"/>
          <w:color w:val="000000"/>
        </w:rPr>
        <w:t>可视化展示缺失。人工计算的结果通常以静态表格形式呈现，缺乏直观的图表展示，不利于教师和管理人员快速把握达成度分布情况，也难以及时发现教学过程中存在的问题和薄弱环节。</w:t>
      </w:r>
    </w:p>
    <w:p w14:paraId="59A81DF0" w14:textId="77777777" w:rsidR="00E54D50" w:rsidRDefault="00353444">
      <w:pPr>
        <w:pStyle w:val="01-"/>
        <w:ind w:firstLine="480"/>
      </w:pPr>
      <w:r>
        <w:rPr>
          <w:rFonts w:ascii="宋体" w:hAnsi="宋体"/>
          <w:color w:val="000000"/>
        </w:rPr>
        <w:lastRenderedPageBreak/>
        <w:t>最后，协同工作效率低下。达成度评价涉及专业负责人、课程负责人、任课教师等多方角色，传统方式下的数据传递和审核主要依赖邮件、即时通讯工具等，信息传递效率低且容易遗漏，导致整个评价工作流程冗长，往往需要数周甚至数月才能完成。</w:t>
      </w:r>
    </w:p>
    <w:p w14:paraId="21916904" w14:textId="77777777" w:rsidR="00E54D50" w:rsidRDefault="00353444">
      <w:pPr>
        <w:pStyle w:val="04-"/>
        <w:spacing w:before="156"/>
      </w:pPr>
      <w:bookmarkStart w:id="21" w:name="_Toc10466"/>
      <w:r>
        <w:rPr>
          <w:rFonts w:hAnsi="黑体"/>
          <w:color w:val="000000"/>
        </w:rPr>
        <w:t>1.1.3 系统开发的实际意义</w:t>
      </w:r>
      <w:bookmarkEnd w:id="21"/>
    </w:p>
    <w:p w14:paraId="62767659" w14:textId="77777777" w:rsidR="00E54D50" w:rsidRDefault="00353444">
      <w:pPr>
        <w:pStyle w:val="01-"/>
        <w:ind w:firstLine="480"/>
        <w:rPr>
          <w:rFonts w:ascii="宋体" w:hAnsi="宋体"/>
          <w:color w:val="000000"/>
        </w:rPr>
      </w:pPr>
      <w:r>
        <w:rPr>
          <w:rFonts w:ascii="宋体" w:hAnsi="宋体"/>
          <w:color w:val="000000"/>
        </w:rPr>
        <w:t>针对传统毕业要求达成度评价方式的诸多痛点，开发一套自动化、智能化的达成度计算系统具有重要的实际意义。</w:t>
      </w:r>
    </w:p>
    <w:p w14:paraId="75A72180" w14:textId="77777777" w:rsidR="00E54D50" w:rsidRDefault="00353444">
      <w:pPr>
        <w:pStyle w:val="01-"/>
        <w:ind w:firstLine="480"/>
        <w:rPr>
          <w:rFonts w:ascii="宋体" w:hAnsi="宋体"/>
          <w:color w:val="000000"/>
        </w:rPr>
      </w:pPr>
      <w:r>
        <w:rPr>
          <w:rFonts w:ascii="宋体" w:hAnsi="宋体"/>
          <w:color w:val="000000"/>
        </w:rPr>
        <w:t>第一，系统能够显著提高工作效率。通过自动化的数据采集、解析和计算功能，将原本需要数周的人工计算工作缩短到数分钟甚至数秒，极大地减轻了教师和管理人员的工作负担，使其能够将更多精力投入到教学改进本身。</w:t>
      </w:r>
    </w:p>
    <w:p w14:paraId="27BD1E4B" w14:textId="77777777" w:rsidR="00E54D50" w:rsidRDefault="00353444">
      <w:pPr>
        <w:pStyle w:val="01-"/>
        <w:ind w:firstLine="480"/>
        <w:rPr>
          <w:rFonts w:ascii="宋体" w:hAnsi="宋体"/>
          <w:color w:val="000000"/>
        </w:rPr>
      </w:pPr>
      <w:r>
        <w:rPr>
          <w:rFonts w:ascii="宋体" w:hAnsi="宋体"/>
          <w:color w:val="000000"/>
        </w:rPr>
        <w:t>第二，系统能够确保计算结果的准确性。将复杂的加权计算逻辑固化在程序代码中，消除了人工计算过程中可能出现的各种错误，保证了达成度评价结果的可靠性和可重复性。同时，系统自动记录完整的计算过程和数据来源，便于后续的核查和追溯。</w:t>
      </w:r>
    </w:p>
    <w:p w14:paraId="1D3FE137" w14:textId="77777777" w:rsidR="00E54D50" w:rsidRDefault="00353444">
      <w:pPr>
        <w:pStyle w:val="01-"/>
        <w:ind w:firstLine="480"/>
        <w:rPr>
          <w:rFonts w:ascii="宋体" w:hAnsi="宋体"/>
          <w:color w:val="000000"/>
        </w:rPr>
      </w:pPr>
      <w:r>
        <w:rPr>
          <w:rFonts w:ascii="宋体" w:hAnsi="宋体"/>
          <w:color w:val="000000"/>
        </w:rPr>
        <w:t>第</w:t>
      </w:r>
      <w:r>
        <w:rPr>
          <w:rFonts w:ascii="宋体" w:hAnsi="宋体" w:hint="eastAsia"/>
          <w:color w:val="000000"/>
        </w:rPr>
        <w:t>三</w:t>
      </w:r>
      <w:r>
        <w:rPr>
          <w:rFonts w:ascii="宋体" w:hAnsi="宋体"/>
          <w:color w:val="000000"/>
        </w:rPr>
        <w:t>，系统提供了丰富的数据可视化功能。通过仪表盘、柱状图、饼图、雷达图等多种图表形式，直观展示各层次达成度的分布情况和对比关系，帮助教师和管理人员快速发现问题、分析原因，为教学决策提供数据支撑。</w:t>
      </w:r>
    </w:p>
    <w:p w14:paraId="36AFB6C6" w14:textId="77777777" w:rsidR="00E54D50" w:rsidRDefault="00353444">
      <w:pPr>
        <w:pStyle w:val="01-"/>
        <w:ind w:firstLine="480"/>
      </w:pPr>
      <w:r>
        <w:rPr>
          <w:rFonts w:ascii="宋体" w:hAnsi="宋体"/>
          <w:color w:val="000000"/>
        </w:rPr>
        <w:t>综上所述，开发毕业要求达成度计算系统是解决当前工程教育认证工作痛点的有效途径，对提升高校工程教育管理水平、保障人才培养质量具有重要的现实意义。</w:t>
      </w:r>
    </w:p>
    <w:p w14:paraId="0E03A1D3" w14:textId="77777777" w:rsidR="00E54D50" w:rsidRDefault="00353444">
      <w:pPr>
        <w:pStyle w:val="03-"/>
        <w:spacing w:before="156"/>
      </w:pPr>
      <w:bookmarkStart w:id="22" w:name="_Toc18642"/>
      <w:r>
        <w:rPr>
          <w:rFonts w:hAnsi="黑体"/>
          <w:color w:val="000000"/>
        </w:rPr>
        <w:t>1.2 国内外研究现状</w:t>
      </w:r>
      <w:bookmarkEnd w:id="22"/>
    </w:p>
    <w:p w14:paraId="3C63D19A" w14:textId="77777777" w:rsidR="00E54D50" w:rsidRDefault="00353444">
      <w:pPr>
        <w:pStyle w:val="04-"/>
        <w:spacing w:before="156"/>
      </w:pPr>
      <w:bookmarkStart w:id="23" w:name="_Toc6280"/>
      <w:r>
        <w:rPr>
          <w:rFonts w:hAnsi="黑体"/>
          <w:color w:val="000000"/>
        </w:rPr>
        <w:t>1.2.1 工程教育专业认证发展历程</w:t>
      </w:r>
      <w:bookmarkEnd w:id="23"/>
    </w:p>
    <w:p w14:paraId="5C6CD264" w14:textId="77777777" w:rsidR="00E54D50" w:rsidRDefault="00353444">
      <w:pPr>
        <w:pStyle w:val="01-"/>
        <w:ind w:firstLine="480"/>
        <w:rPr>
          <w:rFonts w:ascii="宋体" w:hAnsi="宋体"/>
          <w:color w:val="000000"/>
        </w:rPr>
      </w:pPr>
      <w:r>
        <w:rPr>
          <w:rFonts w:ascii="宋体" w:hAnsi="宋体"/>
          <w:color w:val="000000"/>
        </w:rPr>
        <w:t>工程教育专业认证起源于20世纪初的美国。1932年，美国工程师专业发展委员会（ECPD）首次开展工程教育专业认证，后来发展为美国工程与技术认证委员会（ABET）。1989年，由美国、英国、加拿大、爱尔兰、澳大利亚、新西兰6个国家共同发起并签署了《华盛顿协议》，旨在建立国际通行的工程教育认证体系，实现工程教育学位互认。截至目前，《华盛顿协议》已有20多个正式成员，覆盖了全球主要的工程教育发达国家。</w:t>
      </w:r>
    </w:p>
    <w:p w14:paraId="55D0312D" w14:textId="77777777" w:rsidR="00E54D50" w:rsidRDefault="00353444">
      <w:pPr>
        <w:pStyle w:val="01-"/>
        <w:ind w:firstLine="480"/>
        <w:rPr>
          <w:rFonts w:ascii="宋体" w:hAnsi="宋体"/>
          <w:color w:val="000000"/>
        </w:rPr>
      </w:pPr>
      <w:r>
        <w:rPr>
          <w:rFonts w:ascii="宋体" w:hAnsi="宋体"/>
          <w:color w:val="000000"/>
        </w:rPr>
        <w:t>中国的工程教育专业认证起步于20世纪90年代。1994年，原国家建设部在土木建筑</w:t>
      </w:r>
      <w:proofErr w:type="gramStart"/>
      <w:r>
        <w:rPr>
          <w:rFonts w:ascii="宋体" w:hAnsi="宋体"/>
          <w:color w:val="000000"/>
        </w:rPr>
        <w:t>类领域</w:t>
      </w:r>
      <w:proofErr w:type="gramEnd"/>
      <w:r>
        <w:rPr>
          <w:rFonts w:ascii="宋体" w:hAnsi="宋体"/>
          <w:color w:val="000000"/>
        </w:rPr>
        <w:t>开展专业评估试点；2006年，教育部正式在计算机科学与技术、机械工程等</w:t>
      </w:r>
      <w:r>
        <w:rPr>
          <w:rFonts w:ascii="宋体" w:hAnsi="宋体"/>
          <w:color w:val="000000"/>
        </w:rPr>
        <w:lastRenderedPageBreak/>
        <w:t>专业开展工程教育专业认证试点；2013年，中国加入《华盛顿协议》成为预备成员；2016年6月，正式成为第18个正式成员。近年来，中国工程教育认证工作快速发展，截至2024年底，已有近千个专业通过认证，涉及机械、化工、计算机、土木等20多个专业领域。</w:t>
      </w:r>
    </w:p>
    <w:p w14:paraId="2EFB65F0" w14:textId="77777777" w:rsidR="00E54D50" w:rsidRDefault="00353444">
      <w:pPr>
        <w:pStyle w:val="01-"/>
        <w:ind w:firstLine="480"/>
      </w:pPr>
      <w:r>
        <w:rPr>
          <w:rFonts w:ascii="宋体" w:hAnsi="宋体"/>
          <w:color w:val="000000"/>
        </w:rPr>
        <w:t>在认证标准方面，中国工程教育专业认证协会制定了《工程教育认证通用标准》，涵盖学生、培养目标、毕业要求、持续改进、课程体系、师资队伍和支持条件7项指标。其中，毕业要求达成度评价是"持续改进"指标的核心内容，要求专业建立评价机制，定期开展评价，并将结果用于改进。</w:t>
      </w:r>
    </w:p>
    <w:p w14:paraId="7D8272D0" w14:textId="77777777" w:rsidR="00E54D50" w:rsidRDefault="00353444">
      <w:pPr>
        <w:pStyle w:val="04-"/>
        <w:spacing w:before="156"/>
      </w:pPr>
      <w:bookmarkStart w:id="24" w:name="_Toc2952"/>
      <w:r>
        <w:rPr>
          <w:rFonts w:hAnsi="黑体"/>
          <w:color w:val="000000"/>
        </w:rPr>
        <w:t>1.2.2 毕业要求达成度计算方法研究</w:t>
      </w:r>
      <w:bookmarkEnd w:id="24"/>
    </w:p>
    <w:p w14:paraId="107B9279" w14:textId="77777777" w:rsidR="00E54D50" w:rsidRDefault="00353444">
      <w:pPr>
        <w:pStyle w:val="01-"/>
        <w:ind w:firstLine="480"/>
        <w:rPr>
          <w:rFonts w:ascii="宋体" w:hAnsi="宋体"/>
          <w:color w:val="000000"/>
        </w:rPr>
      </w:pPr>
      <w:r>
        <w:rPr>
          <w:rFonts w:ascii="宋体" w:hAnsi="宋体"/>
          <w:color w:val="000000"/>
        </w:rPr>
        <w:t>毕业要求达成度计算方法的研究是工程教育认证领域的热点问题。目前，国内外学者提出了多种计算方法，主要包括直接评价法和间接评价法两大类。</w:t>
      </w:r>
    </w:p>
    <w:p w14:paraId="6FAED7A3" w14:textId="77777777" w:rsidR="00E54D50" w:rsidRDefault="00353444">
      <w:pPr>
        <w:pStyle w:val="01-"/>
        <w:ind w:firstLine="480"/>
        <w:rPr>
          <w:rFonts w:ascii="宋体" w:hAnsi="宋体"/>
          <w:color w:val="000000"/>
        </w:rPr>
      </w:pPr>
      <w:r>
        <w:t>直接评价法主要基于课程考核成绩进行量化计算</w:t>
      </w:r>
      <w:r>
        <w:t>[10]</w:t>
      </w:r>
      <w:r>
        <w:t>。马健等提出了基于</w:t>
      </w:r>
      <w:r>
        <w:t>MVC</w:t>
      </w:r>
      <w:r>
        <w:t>架构的课程达成度管理系统，将课程目标达成度与毕业要求指标点建立映射关系，通过加权求和计算达成度值</w:t>
      </w:r>
      <w:r>
        <w:t>[1]</w:t>
      </w:r>
      <w:r>
        <w:t>。</w:t>
      </w:r>
      <w:proofErr w:type="gramStart"/>
      <w:r>
        <w:t>刘加强</w:t>
      </w:r>
      <w:proofErr w:type="gramEnd"/>
      <w:r>
        <w:t>等针对专业认证驱动下的课程目标达成度进行了分析与评价，提出了基于考核环节的分项评分和汇总方法</w:t>
      </w:r>
      <w:r>
        <w:t>[2]</w:t>
      </w:r>
      <w:r>
        <w:t>。</w:t>
      </w:r>
      <w:r>
        <w:t>Yang</w:t>
      </w:r>
      <w:r>
        <w:t>等探索了知识图谱赋能从知识学习到毕业要求达成的路径，提出了基于知识图谱的达成</w:t>
      </w:r>
      <w:proofErr w:type="gramStart"/>
      <w:r>
        <w:t>度分析</w:t>
      </w:r>
      <w:proofErr w:type="gramEnd"/>
      <w:r>
        <w:t>框架</w:t>
      </w:r>
      <w:r>
        <w:t>[13]</w:t>
      </w:r>
      <w:r>
        <w:t>。</w:t>
      </w:r>
      <w:proofErr w:type="gramStart"/>
      <w:r>
        <w:t>张丽岩等</w:t>
      </w:r>
      <w:proofErr w:type="gramEnd"/>
      <w:r>
        <w:t>以交通工程专业为例，构建了基于</w:t>
      </w:r>
      <w:r>
        <w:t>OBE</w:t>
      </w:r>
      <w:r>
        <w:t>理念的课程目标达成度评价体系，详细设计了各考核环节的权重分配方案</w:t>
      </w:r>
      <w:r>
        <w:t>[6]</w:t>
      </w:r>
      <w:r>
        <w:t>。</w:t>
      </w:r>
    </w:p>
    <w:p w14:paraId="21938473" w14:textId="77777777" w:rsidR="00E54D50" w:rsidRDefault="00353444">
      <w:pPr>
        <w:pStyle w:val="01-"/>
        <w:ind w:firstLine="480"/>
        <w:rPr>
          <w:rFonts w:ascii="宋体" w:hAnsi="宋体"/>
          <w:color w:val="000000"/>
        </w:rPr>
      </w:pPr>
      <w:r>
        <w:t>在计算方法上，常用的有直接评分法、加权平均法、模糊综合评价法等。直接评分法是</w:t>
      </w:r>
      <w:proofErr w:type="gramStart"/>
      <w:r>
        <w:t>最</w:t>
      </w:r>
      <w:proofErr w:type="gramEnd"/>
      <w:r>
        <w:t>基础的方法，通过学生考核成绩与满分的比值来衡量达成情况。加权平均</w:t>
      </w:r>
      <w:proofErr w:type="gramStart"/>
      <w:r>
        <w:t>法考虑</w:t>
      </w:r>
      <w:proofErr w:type="gramEnd"/>
      <w:r>
        <w:t>了不同考核环节的重要性差异，为各环节分配权重后进行加权求和。模糊综合评价法则引入了模糊数学理论，将达成情况划分为多个等级，通过隶属度函数进行评价，适用于难以精确量化的情况。蓝天</w:t>
      </w:r>
      <w:proofErr w:type="gramStart"/>
      <w:r>
        <w:t>钰</w:t>
      </w:r>
      <w:proofErr w:type="gramEnd"/>
      <w:r>
        <w:t>等基于</w:t>
      </w:r>
      <w:r>
        <w:t>OBE</w:t>
      </w:r>
      <w:r>
        <w:t>理念对《交通管理与控制》课程进行了教学改革与实践，提出了课程目标达成度的评价方案</w:t>
      </w:r>
      <w:r>
        <w:t>[11]</w:t>
      </w:r>
      <w:r>
        <w:t>。王福等针对信息检索课程，研究了基于学生信息获取行为规律的目标达成度提升策略</w:t>
      </w:r>
      <w:r>
        <w:t>[12]</w:t>
      </w:r>
      <w:r>
        <w:t>。</w:t>
      </w:r>
    </w:p>
    <w:p w14:paraId="334CE98C" w14:textId="77777777" w:rsidR="00E54D50" w:rsidRDefault="00353444">
      <w:pPr>
        <w:pStyle w:val="01-"/>
        <w:ind w:firstLine="480"/>
        <w:rPr>
          <w:rFonts w:ascii="宋体" w:hAnsi="宋体"/>
          <w:color w:val="000000"/>
        </w:rPr>
      </w:pPr>
      <w:r>
        <w:t>间接评价法主要通过问卷调查、访谈等方式收集学生、教师、用人单位的意见</w:t>
      </w:r>
      <w:r>
        <w:t>[16]</w:t>
      </w:r>
      <w:r>
        <w:t>，对毕业要求达成情况进行定性或半定量评价。这种方法能够补充直接评价法的不足，特别是在评价非技术能力（如沟通能力、团队合作、职业道德等）方面具有独</w:t>
      </w:r>
      <w:r>
        <w:lastRenderedPageBreak/>
        <w:t>特优势。研究表明，将直接评价和间接评价相结合，能够获得更全面、客观的达成度评价结果。</w:t>
      </w:r>
    </w:p>
    <w:p w14:paraId="28A87B6C" w14:textId="77777777" w:rsidR="00E54D50" w:rsidRDefault="00353444">
      <w:pPr>
        <w:pStyle w:val="01-"/>
        <w:ind w:firstLine="480"/>
      </w:pPr>
      <w:r>
        <w:t>近年来，随着大数据和人工智能技术的发展，一些学者开始探索智能化达成度评价方法。王超凡等提出了基于鱼群算法优化的</w:t>
      </w:r>
      <w:r>
        <w:t>BP</w:t>
      </w:r>
      <w:r>
        <w:t>神经网络模型，用于师范专业毕业要求达成度评价，通过机器学习提高了评价的准确性</w:t>
      </w:r>
      <w:r>
        <w:t>[3]</w:t>
      </w:r>
      <w:r>
        <w:t>。郭良敏等采用</w:t>
      </w:r>
      <w:r>
        <w:t>B/S</w:t>
      </w:r>
      <w:r>
        <w:t>架构和</w:t>
      </w:r>
      <w:r>
        <w:t>SSM</w:t>
      </w:r>
      <w:r>
        <w:t>框架设计了课程目标达成评价系统，实现了支撑毕业要求的各课程达成度评价与分析报告功能</w:t>
      </w:r>
      <w:r>
        <w:t>[7]</w:t>
      </w:r>
      <w:r>
        <w:t>。这些研究为本文系统的设计提供了有益的参考。</w:t>
      </w:r>
    </w:p>
    <w:p w14:paraId="6293B6B9" w14:textId="77777777" w:rsidR="00E54D50" w:rsidRDefault="00353444">
      <w:pPr>
        <w:pStyle w:val="04-"/>
        <w:spacing w:before="156"/>
      </w:pPr>
      <w:bookmarkStart w:id="25" w:name="_Toc31248"/>
      <w:r>
        <w:rPr>
          <w:rFonts w:hAnsi="黑体"/>
          <w:color w:val="000000"/>
        </w:rPr>
        <w:t>1.2.3 相关系统开发实践</w:t>
      </w:r>
      <w:bookmarkEnd w:id="25"/>
    </w:p>
    <w:p w14:paraId="57D5C4E7" w14:textId="77777777" w:rsidR="00E54D50" w:rsidRDefault="00353444">
      <w:pPr>
        <w:pStyle w:val="01-"/>
        <w:ind w:firstLine="480"/>
        <w:rPr>
          <w:rFonts w:ascii="宋体" w:hAnsi="宋体"/>
          <w:color w:val="000000"/>
        </w:rPr>
      </w:pPr>
      <w:r>
        <w:t>在系统开发实践方面，国内外高校和企业已经开发了一些达成度评价相关的系统和工具。</w:t>
      </w:r>
      <w:r>
        <w:t>Lu</w:t>
      </w:r>
      <w:r>
        <w:t>等设计并实现了一套可用于毕业要求评价的可执行系统，该系统支持课程目标与毕业要求的映射关系建立，并提供基本的达成度计算功能</w:t>
      </w:r>
      <w:r>
        <w:t>[14]</w:t>
      </w:r>
      <w:r>
        <w:t>。</w:t>
      </w:r>
      <w:r>
        <w:t>Patel</w:t>
      </w:r>
      <w:r>
        <w:t>和</w:t>
      </w:r>
      <w:r>
        <w:t>Shah</w:t>
      </w:r>
      <w:r>
        <w:t>开发了一款用于大学工程项目课程成果和项目成果达成计算的应用程序，实现了基于成绩数据的达成度自动计算</w:t>
      </w:r>
      <w:r>
        <w:t>[15]</w:t>
      </w:r>
      <w:r>
        <w:t>。</w:t>
      </w:r>
      <w:r>
        <w:t>Amirtharaj</w:t>
      </w:r>
      <w:r>
        <w:t>等提出了一种系统的</w:t>
      </w:r>
      <w:r>
        <w:t>OBE</w:t>
      </w:r>
      <w:r>
        <w:t>达成度评估方法，并开发了配套的评价工具</w:t>
      </w:r>
      <w:r>
        <w:t>[16]</w:t>
      </w:r>
      <w:r>
        <w:t>。</w:t>
      </w:r>
    </w:p>
    <w:p w14:paraId="3EEFA8C3" w14:textId="77777777" w:rsidR="00E54D50" w:rsidRDefault="00353444">
      <w:pPr>
        <w:pStyle w:val="01-"/>
        <w:ind w:firstLine="480"/>
        <w:rPr>
          <w:rFonts w:ascii="宋体" w:hAnsi="宋体"/>
          <w:color w:val="000000"/>
        </w:rPr>
      </w:pPr>
      <w:r>
        <w:rPr>
          <w:rFonts w:ascii="宋体" w:hAnsi="宋体"/>
          <w:color w:val="000000"/>
        </w:rPr>
        <w:t>在国内，希冀平台开发了信息类专业教学与科研一体化平台，支持自动化的专业达成度与课程达成度评价分析，可以一键导入考核过程数据，自动生成课程达成度计算结果。武汉理工大学自动化学院开发了工程教育专业认证与诊断分析系统，将认证过程产品化、系统化，解决了课程达成度计算公式复杂、数据量大的问题，将原本几个月的计算工作缩短到数天内完成。</w:t>
      </w:r>
    </w:p>
    <w:p w14:paraId="0B2A0853" w14:textId="77777777" w:rsidR="00E54D50" w:rsidRDefault="00353444">
      <w:pPr>
        <w:pStyle w:val="01-"/>
        <w:ind w:firstLine="480"/>
        <w:rPr>
          <w:rFonts w:ascii="宋体" w:hAnsi="宋体"/>
          <w:color w:val="000000"/>
        </w:rPr>
      </w:pPr>
      <w:r>
        <w:rPr>
          <w:rFonts w:ascii="宋体" w:hAnsi="宋体"/>
          <w:color w:val="000000"/>
        </w:rPr>
        <w:t>然而，现有系统普遍存在以下不足：一是多数系统为通用型教学管理平台，达成度评价只是其中</w:t>
      </w:r>
      <w:proofErr w:type="gramStart"/>
      <w:r>
        <w:rPr>
          <w:rFonts w:ascii="宋体" w:hAnsi="宋体"/>
          <w:color w:val="000000"/>
        </w:rPr>
        <w:t>一</w:t>
      </w:r>
      <w:proofErr w:type="gramEnd"/>
      <w:r>
        <w:rPr>
          <w:rFonts w:ascii="宋体" w:hAnsi="宋体"/>
          <w:color w:val="000000"/>
        </w:rPr>
        <w:t>个子功能，缺乏针对性；二是部分系统的数据导入依赖人工录入，无法实现成绩文件的自动解析；三是系统的可视化功能相对简单，难以满足多样化的数据展示需求；四是系统的可扩展性和兼容性有待提高，难以适应不同学校、不同专业的个性化需求。</w:t>
      </w:r>
    </w:p>
    <w:p w14:paraId="668E1691" w14:textId="77777777" w:rsidR="00E54D50" w:rsidRDefault="00353444">
      <w:pPr>
        <w:pStyle w:val="01-"/>
        <w:ind w:firstLine="480"/>
      </w:pPr>
      <w:r>
        <w:rPr>
          <w:rFonts w:ascii="宋体" w:hAnsi="宋体"/>
          <w:color w:val="000000"/>
        </w:rPr>
        <w:t>针对上述问题，本文设计并实现的毕业要求达成度计算系统，重点解决了支撑矩阵的自动解析、PDF和Excel成绩文件的智能处理、多维</w:t>
      </w:r>
      <w:proofErr w:type="gramStart"/>
      <w:r>
        <w:rPr>
          <w:rFonts w:ascii="宋体" w:hAnsi="宋体"/>
          <w:color w:val="000000"/>
        </w:rPr>
        <w:t>度数据</w:t>
      </w:r>
      <w:proofErr w:type="gramEnd"/>
      <w:r>
        <w:rPr>
          <w:rFonts w:ascii="宋体" w:hAnsi="宋体"/>
          <w:color w:val="000000"/>
        </w:rPr>
        <w:t>可视化等关键问题，力求为高校工程教育认证工作提供更加便捷、高效、准确的技术支撑。</w:t>
      </w:r>
    </w:p>
    <w:p w14:paraId="74049E47" w14:textId="77777777" w:rsidR="00E54D50" w:rsidRDefault="00353444">
      <w:pPr>
        <w:pStyle w:val="03-"/>
        <w:spacing w:before="156"/>
      </w:pPr>
      <w:bookmarkStart w:id="26" w:name="_Toc19983"/>
      <w:r>
        <w:rPr>
          <w:rFonts w:hAnsi="黑体"/>
          <w:color w:val="000000"/>
        </w:rPr>
        <w:t>1.3 研究目标与主要内容</w:t>
      </w:r>
      <w:bookmarkEnd w:id="26"/>
    </w:p>
    <w:p w14:paraId="7038EF51" w14:textId="77777777" w:rsidR="00E54D50" w:rsidRDefault="00353444">
      <w:pPr>
        <w:pStyle w:val="04-"/>
        <w:spacing w:before="156"/>
      </w:pPr>
      <w:bookmarkStart w:id="27" w:name="_Toc20664"/>
      <w:r>
        <w:rPr>
          <w:rFonts w:hAnsi="黑体"/>
          <w:color w:val="000000"/>
        </w:rPr>
        <w:lastRenderedPageBreak/>
        <w:t>1.3.1 研究目标</w:t>
      </w:r>
      <w:bookmarkEnd w:id="27"/>
    </w:p>
    <w:p w14:paraId="5341FB6C" w14:textId="77777777" w:rsidR="00E54D50" w:rsidRDefault="00353444">
      <w:pPr>
        <w:pStyle w:val="01-"/>
        <w:ind w:firstLine="480"/>
        <w:rPr>
          <w:rFonts w:ascii="宋体" w:hAnsi="宋体"/>
          <w:color w:val="000000"/>
        </w:rPr>
      </w:pPr>
      <w:r>
        <w:rPr>
          <w:rFonts w:ascii="宋体" w:hAnsi="宋体"/>
          <w:color w:val="000000"/>
        </w:rPr>
        <w:t>本文的研究目标是设计并实现一套功能完善、操作便捷、架构清晰的毕业要求达成度计算系统。具体目标包括以下几个方面：</w:t>
      </w:r>
    </w:p>
    <w:p w14:paraId="255747F6" w14:textId="77777777" w:rsidR="00E54D50" w:rsidRDefault="00353444">
      <w:pPr>
        <w:pStyle w:val="01-"/>
        <w:ind w:firstLine="480"/>
        <w:rPr>
          <w:rFonts w:ascii="宋体" w:hAnsi="宋体"/>
          <w:color w:val="000000"/>
        </w:rPr>
      </w:pPr>
      <w:r>
        <w:rPr>
          <w:rFonts w:ascii="宋体" w:hAnsi="宋体"/>
          <w:color w:val="000000"/>
        </w:rPr>
        <w:t>（1）构建完整的达成度计算体系。系统需要覆盖从支撑矩阵管理、成绩数据导入、达成度自动计算到结果可视化展示的全流程，实现毕业要求达成度评价工作的数字化和自动化。</w:t>
      </w:r>
    </w:p>
    <w:p w14:paraId="20706729" w14:textId="77777777" w:rsidR="00E54D50" w:rsidRDefault="00353444">
      <w:pPr>
        <w:pStyle w:val="01-"/>
        <w:ind w:firstLine="480"/>
        <w:rPr>
          <w:rFonts w:ascii="宋体" w:hAnsi="宋体"/>
          <w:color w:val="000000"/>
        </w:rPr>
      </w:pPr>
      <w:r>
        <w:rPr>
          <w:rFonts w:ascii="宋体" w:hAnsi="宋体"/>
          <w:color w:val="000000"/>
        </w:rPr>
        <w:t>（2）支持多种数据格式的智能解析。系统需要能够解析Excel格式的支撑矩阵文件，以及PDF和Excel格式的成绩文件，实现成绩数据的自动提取和处理，减少人工干预。</w:t>
      </w:r>
    </w:p>
    <w:p w14:paraId="13324B9E" w14:textId="77777777" w:rsidR="00E54D50" w:rsidRDefault="00353444">
      <w:pPr>
        <w:pStyle w:val="01-"/>
        <w:ind w:firstLine="480"/>
        <w:rPr>
          <w:rFonts w:ascii="宋体" w:hAnsi="宋体"/>
          <w:color w:val="000000"/>
        </w:rPr>
      </w:pPr>
      <w:r>
        <w:rPr>
          <w:rFonts w:ascii="宋体" w:hAnsi="宋体"/>
          <w:color w:val="000000"/>
        </w:rPr>
        <w:t>（3）实现准确的达成度计算。系统需要严格按照工程教育认证标准，采用加权平均算法，准确计算课程目标达成度、指标点达成度和毕业要求达成度三个层次的结果。</w:t>
      </w:r>
    </w:p>
    <w:p w14:paraId="0B8B96F6" w14:textId="77777777" w:rsidR="00E54D50" w:rsidRDefault="00353444">
      <w:pPr>
        <w:pStyle w:val="01-"/>
        <w:ind w:firstLine="480"/>
        <w:rPr>
          <w:rFonts w:ascii="宋体" w:hAnsi="宋体"/>
          <w:color w:val="000000"/>
        </w:rPr>
      </w:pPr>
      <w:r>
        <w:rPr>
          <w:rFonts w:ascii="宋体" w:hAnsi="宋体"/>
          <w:color w:val="000000"/>
        </w:rPr>
        <w:t>（4）提供直观的数据可视化。系统需要通过多种图表形式直观展示达成度分布情况，支持多维</w:t>
      </w:r>
      <w:proofErr w:type="gramStart"/>
      <w:r>
        <w:rPr>
          <w:rFonts w:ascii="宋体" w:hAnsi="宋体"/>
          <w:color w:val="000000"/>
        </w:rPr>
        <w:t>度数据</w:t>
      </w:r>
      <w:proofErr w:type="gramEnd"/>
      <w:r>
        <w:rPr>
          <w:rFonts w:ascii="宋体" w:hAnsi="宋体"/>
          <w:color w:val="000000"/>
        </w:rPr>
        <w:t>对比分析，为教学持续改进提供数据支撑。</w:t>
      </w:r>
    </w:p>
    <w:p w14:paraId="052B1571" w14:textId="77777777" w:rsidR="00E54D50" w:rsidRDefault="00353444">
      <w:pPr>
        <w:pStyle w:val="01-"/>
        <w:ind w:firstLine="480"/>
        <w:rPr>
          <w:rFonts w:ascii="宋体" w:hAnsi="宋体"/>
          <w:color w:val="000000"/>
        </w:rPr>
      </w:pPr>
      <w:r>
        <w:rPr>
          <w:rFonts w:ascii="宋体" w:hAnsi="宋体"/>
          <w:color w:val="000000"/>
        </w:rPr>
        <w:t>（5）支持多届学生数据的独立管理。系统需要支持不同届学生数据的独立存储和灵活切换，满足历史数据追溯和对比分析的需求。</w:t>
      </w:r>
    </w:p>
    <w:p w14:paraId="60E23AC2" w14:textId="77777777" w:rsidR="00E54D50" w:rsidRDefault="00353444">
      <w:pPr>
        <w:pStyle w:val="01-"/>
        <w:ind w:firstLine="480"/>
      </w:pPr>
      <w:r>
        <w:rPr>
          <w:rFonts w:ascii="宋体" w:hAnsi="宋体"/>
          <w:color w:val="000000"/>
        </w:rPr>
        <w:t>（6）具备良好的可扩展性和可维护性。系统采用前后端分离架构，模块化设计，便于后续功能扩展和维护升级。</w:t>
      </w:r>
    </w:p>
    <w:p w14:paraId="61F512D8" w14:textId="77777777" w:rsidR="00E54D50" w:rsidRDefault="00353444">
      <w:pPr>
        <w:pStyle w:val="04-"/>
        <w:spacing w:before="156"/>
      </w:pPr>
      <w:bookmarkStart w:id="28" w:name="_Toc29820"/>
      <w:r>
        <w:rPr>
          <w:rFonts w:hAnsi="黑体"/>
          <w:color w:val="000000"/>
        </w:rPr>
        <w:t>1.3.2 主要研究内容</w:t>
      </w:r>
      <w:bookmarkEnd w:id="28"/>
    </w:p>
    <w:p w14:paraId="11E0D7AA" w14:textId="77777777" w:rsidR="00E54D50" w:rsidRDefault="00353444">
      <w:pPr>
        <w:pStyle w:val="01-"/>
        <w:ind w:firstLine="480"/>
        <w:rPr>
          <w:rFonts w:ascii="宋体" w:hAnsi="宋体"/>
          <w:color w:val="000000"/>
        </w:rPr>
      </w:pPr>
      <w:r>
        <w:rPr>
          <w:rFonts w:ascii="宋体" w:hAnsi="宋体"/>
          <w:color w:val="000000"/>
        </w:rPr>
        <w:t>围绕上述研究目标，本文的主要研究内容包括以下几个方面：</w:t>
      </w:r>
    </w:p>
    <w:p w14:paraId="79BE5D83" w14:textId="77777777" w:rsidR="00E54D50" w:rsidRDefault="00353444">
      <w:pPr>
        <w:pStyle w:val="01-"/>
        <w:ind w:firstLine="480"/>
        <w:rPr>
          <w:rFonts w:ascii="宋体" w:hAnsi="宋体"/>
          <w:color w:val="000000"/>
        </w:rPr>
      </w:pPr>
      <w:r>
        <w:rPr>
          <w:rFonts w:ascii="宋体" w:hAnsi="宋体"/>
          <w:color w:val="000000"/>
        </w:rPr>
        <w:t>（1）系统需求分析。深入调研高校毕业要求达成度评价工作的实际流程和需求，从功能需求和非功能需求两个维度对系统进行全面分析，明确系统的功能边界和质量属性要求。</w:t>
      </w:r>
    </w:p>
    <w:p w14:paraId="171652BE" w14:textId="77777777" w:rsidR="00E54D50" w:rsidRDefault="00353444">
      <w:pPr>
        <w:pStyle w:val="01-"/>
        <w:ind w:firstLine="480"/>
        <w:rPr>
          <w:rFonts w:ascii="宋体" w:hAnsi="宋体"/>
          <w:color w:val="000000"/>
        </w:rPr>
      </w:pPr>
      <w:r>
        <w:rPr>
          <w:rFonts w:ascii="宋体" w:hAnsi="宋体"/>
          <w:color w:val="000000"/>
        </w:rPr>
        <w:t>（2）系统总体设计。基于需求分析结果，设计系统的整体架构，包括前后端分离的技术架构、功能模块划分、数据库模型设计和API接口规划。</w:t>
      </w:r>
    </w:p>
    <w:p w14:paraId="4E710915" w14:textId="77777777" w:rsidR="00E54D50" w:rsidRDefault="00353444">
      <w:pPr>
        <w:pStyle w:val="01-"/>
        <w:ind w:firstLine="480"/>
        <w:rPr>
          <w:rFonts w:ascii="宋体" w:hAnsi="宋体"/>
          <w:color w:val="000000"/>
        </w:rPr>
      </w:pPr>
      <w:r>
        <w:rPr>
          <w:rFonts w:ascii="宋体" w:hAnsi="宋体"/>
          <w:color w:val="000000"/>
        </w:rPr>
        <w:t>（3）数据库设计。设计满足达成度计算需求的数据库模型，包括支撑矩阵、毕业要求、指标点、课程、课程支撑矩阵和计算结果等核心数据表，建立合理的数据关系和约束。</w:t>
      </w:r>
    </w:p>
    <w:p w14:paraId="61763E19" w14:textId="77777777" w:rsidR="00E54D50" w:rsidRDefault="00353444">
      <w:pPr>
        <w:pStyle w:val="01-"/>
        <w:ind w:firstLine="480"/>
        <w:rPr>
          <w:rFonts w:ascii="宋体" w:hAnsi="宋体"/>
          <w:color w:val="000000"/>
        </w:rPr>
      </w:pPr>
      <w:r>
        <w:rPr>
          <w:rFonts w:ascii="宋体" w:hAnsi="宋体"/>
          <w:color w:val="000000"/>
        </w:rPr>
        <w:lastRenderedPageBreak/>
        <w:t>（4）核心算法设计。设计支撑矩阵解析算法、PDF和Excel成绩文件解析算法、基于加权平均的三级达成度计算算法，确保数据处理的准确性和计算结果的正确性。</w:t>
      </w:r>
    </w:p>
    <w:p w14:paraId="10392C43" w14:textId="77777777" w:rsidR="00E54D50" w:rsidRDefault="00353444">
      <w:pPr>
        <w:pStyle w:val="01-"/>
        <w:ind w:firstLine="480"/>
        <w:rPr>
          <w:rFonts w:ascii="宋体" w:hAnsi="宋体"/>
          <w:color w:val="000000"/>
        </w:rPr>
      </w:pPr>
      <w:r>
        <w:rPr>
          <w:rFonts w:ascii="宋体" w:hAnsi="宋体"/>
          <w:color w:val="000000"/>
        </w:rPr>
        <w:t>（5）系统详细实现。基于Django和Vue.js技术</w:t>
      </w:r>
      <w:proofErr w:type="gramStart"/>
      <w:r>
        <w:rPr>
          <w:rFonts w:ascii="宋体" w:hAnsi="宋体"/>
          <w:color w:val="000000"/>
        </w:rPr>
        <w:t>栈</w:t>
      </w:r>
      <w:proofErr w:type="gramEnd"/>
      <w:r>
        <w:rPr>
          <w:rFonts w:ascii="宋体" w:hAnsi="宋体"/>
          <w:color w:val="000000"/>
        </w:rPr>
        <w:t>，实现系统的后端服务、前端界面和核心算法，包括用户认证、矩阵管理、成绩上传、达成度计算和数据可视化等核心功能模块。</w:t>
      </w:r>
    </w:p>
    <w:p w14:paraId="7C63BE62" w14:textId="77777777" w:rsidR="00E54D50" w:rsidRDefault="00353444">
      <w:pPr>
        <w:pStyle w:val="01-"/>
        <w:ind w:firstLine="480"/>
      </w:pPr>
      <w:r>
        <w:rPr>
          <w:rFonts w:ascii="宋体" w:hAnsi="宋体"/>
          <w:color w:val="000000"/>
        </w:rPr>
        <w:t>（6）系统测试与分析。设计全面的测试用例，对系统进行功能测试，验证系统是否满足设计要求，分析测试结果并总结系统的优势与不足。</w:t>
      </w:r>
    </w:p>
    <w:p w14:paraId="198BB0B6" w14:textId="77777777" w:rsidR="00E54D50" w:rsidRDefault="00353444">
      <w:pPr>
        <w:pStyle w:val="03-"/>
        <w:spacing w:before="156"/>
      </w:pPr>
      <w:bookmarkStart w:id="29" w:name="_Toc20199"/>
      <w:r>
        <w:rPr>
          <w:rFonts w:hAnsi="黑体"/>
          <w:color w:val="000000"/>
        </w:rPr>
        <w:t>1.4 论文结构安排</w:t>
      </w:r>
      <w:bookmarkEnd w:id="29"/>
    </w:p>
    <w:p w14:paraId="1F06FA61" w14:textId="77777777" w:rsidR="00E54D50" w:rsidRDefault="00353444">
      <w:pPr>
        <w:pStyle w:val="01-"/>
        <w:ind w:firstLine="480"/>
        <w:rPr>
          <w:rFonts w:ascii="宋体" w:hAnsi="宋体"/>
          <w:color w:val="000000"/>
        </w:rPr>
      </w:pPr>
      <w:r>
        <w:rPr>
          <w:rFonts w:ascii="宋体" w:hAnsi="宋体"/>
          <w:color w:val="000000"/>
        </w:rPr>
        <w:t>本文共分为六章，各章节内容安排如下：</w:t>
      </w:r>
    </w:p>
    <w:p w14:paraId="69C020EB" w14:textId="77777777" w:rsidR="00E54D50" w:rsidRDefault="00353444">
      <w:pPr>
        <w:pStyle w:val="01-"/>
        <w:ind w:firstLine="480"/>
        <w:rPr>
          <w:rFonts w:ascii="宋体" w:hAnsi="宋体"/>
          <w:color w:val="000000"/>
        </w:rPr>
      </w:pPr>
      <w:commentRangeStart w:id="30"/>
      <w:r>
        <w:rPr>
          <w:rFonts w:ascii="宋体" w:hAnsi="宋体"/>
          <w:color w:val="000000"/>
        </w:rPr>
        <w:t>第一</w:t>
      </w:r>
      <w:commentRangeEnd w:id="30"/>
      <w:r w:rsidR="00FA7E44">
        <w:rPr>
          <w:rStyle w:val="ab"/>
          <w:rFonts w:asciiTheme="minorHAnsi" w:eastAsiaTheme="minorEastAsia" w:hAnsiTheme="minorHAnsi" w:cstheme="minorBidi"/>
          <w:kern w:val="2"/>
        </w:rPr>
        <w:commentReference w:id="30"/>
      </w:r>
      <w:r>
        <w:rPr>
          <w:rFonts w:ascii="宋体" w:hAnsi="宋体"/>
          <w:color w:val="000000"/>
        </w:rPr>
        <w:t>章：绪论。阐述本文的研究背景与意义，分析工程教育认证背景</w:t>
      </w:r>
      <w:proofErr w:type="gramStart"/>
      <w:r>
        <w:rPr>
          <w:rFonts w:ascii="宋体" w:hAnsi="宋体"/>
          <w:color w:val="000000"/>
        </w:rPr>
        <w:t>下毕业</w:t>
      </w:r>
      <w:proofErr w:type="gramEnd"/>
      <w:r>
        <w:rPr>
          <w:rFonts w:ascii="宋体" w:hAnsi="宋体"/>
          <w:color w:val="000000"/>
        </w:rPr>
        <w:t>要求达成度评估的重要性和传统计算方式的痛点，综述国内外在达成度计算方法和系统开发方面的研究现状，明确研究目标和主要研究内容，说明论文的结构安排。</w:t>
      </w:r>
    </w:p>
    <w:p w14:paraId="0ABBD4BB" w14:textId="77777777" w:rsidR="00E54D50" w:rsidRDefault="00353444">
      <w:pPr>
        <w:pStyle w:val="01-"/>
        <w:ind w:firstLine="480"/>
        <w:rPr>
          <w:rFonts w:ascii="宋体" w:hAnsi="宋体"/>
          <w:color w:val="000000"/>
        </w:rPr>
      </w:pPr>
      <w:r>
        <w:rPr>
          <w:rFonts w:ascii="宋体" w:hAnsi="宋体"/>
          <w:color w:val="000000"/>
        </w:rPr>
        <w:t>第二章：系统需求分析。从功能需求和非功能需求两个维度对系统需求进行全面分析。功能需求部分详细梳理了支撑矩阵管理、课程成绩管理、达成度计算、数据可视化和多届数据管理五个方面的具体内容；非功能需求从性能、易用性、可扩展性和安全性四个方面提出了约束条件；用例与流程分析则通过典型场景描述了用户与系统的交互过程。</w:t>
      </w:r>
    </w:p>
    <w:p w14:paraId="62DCB8FD" w14:textId="77777777" w:rsidR="00E54D50" w:rsidRDefault="00353444">
      <w:pPr>
        <w:pStyle w:val="01-"/>
        <w:ind w:firstLine="480"/>
        <w:rPr>
          <w:rFonts w:ascii="宋体" w:hAnsi="宋体"/>
          <w:color w:val="000000"/>
        </w:rPr>
      </w:pPr>
      <w:r>
        <w:rPr>
          <w:rFonts w:ascii="宋体" w:hAnsi="宋体"/>
          <w:color w:val="000000"/>
        </w:rPr>
        <w:t>第三章：系统总体设计。基于需求分析结果，设计了前后端分离的系统架构，划分了功能模块；完成了数据库的概念模型设计和逻辑结构设计；设计了RESTful风格的API接口；详细设计了支撑矩阵解析、成绩文件解析和达成度计算三个关键算法。</w:t>
      </w:r>
    </w:p>
    <w:p w14:paraId="48B19E72" w14:textId="77777777" w:rsidR="00E54D50" w:rsidRDefault="00353444">
      <w:pPr>
        <w:pStyle w:val="01-"/>
        <w:ind w:firstLine="480"/>
        <w:rPr>
          <w:rFonts w:ascii="宋体" w:hAnsi="宋体"/>
          <w:color w:val="000000"/>
        </w:rPr>
      </w:pPr>
      <w:r>
        <w:rPr>
          <w:rFonts w:ascii="宋体" w:hAnsi="宋体"/>
          <w:color w:val="000000"/>
        </w:rPr>
        <w:t>第四章：系统详细设计与实现。深入阐述了开发环境与技术</w:t>
      </w:r>
      <w:proofErr w:type="gramStart"/>
      <w:r>
        <w:rPr>
          <w:rFonts w:ascii="宋体" w:hAnsi="宋体"/>
          <w:color w:val="000000"/>
        </w:rPr>
        <w:t>栈</w:t>
      </w:r>
      <w:proofErr w:type="gramEnd"/>
      <w:r>
        <w:rPr>
          <w:rFonts w:ascii="宋体" w:hAnsi="宋体"/>
          <w:color w:val="000000"/>
        </w:rPr>
        <w:t>的选型，详细描述了后端数据库模型、API接口、文件处理服务和计算服务的实现，以及前端登录模块、仪表盘、课程管理和指标点管理的实现，并对关键代码进行了说明。</w:t>
      </w:r>
    </w:p>
    <w:p w14:paraId="611861C4" w14:textId="77777777" w:rsidR="00E54D50" w:rsidRDefault="00353444">
      <w:pPr>
        <w:pStyle w:val="01-"/>
        <w:ind w:firstLine="480"/>
        <w:rPr>
          <w:rFonts w:ascii="宋体" w:hAnsi="宋体"/>
          <w:color w:val="000000"/>
        </w:rPr>
      </w:pPr>
      <w:r>
        <w:rPr>
          <w:rFonts w:ascii="宋体" w:hAnsi="宋体"/>
          <w:color w:val="000000"/>
        </w:rPr>
        <w:t>第五章：系统测试与分析。介绍了测试环境和测试方法，分析了测试结果，总结了系统的优势和存在的不足。</w:t>
      </w:r>
    </w:p>
    <w:p w14:paraId="7F6B7AAF" w14:textId="77777777" w:rsidR="00E54D50" w:rsidRDefault="00353444">
      <w:pPr>
        <w:pStyle w:val="01-"/>
        <w:ind w:firstLine="480"/>
      </w:pPr>
      <w:r>
        <w:rPr>
          <w:rFonts w:ascii="宋体" w:hAnsi="宋体"/>
          <w:color w:val="000000"/>
        </w:rPr>
        <w:t>结论部分对全文的研究工作进行总结，概括系统的主要功能和特点，分析存在的局限性，并对未来的改进方向进行展望。</w:t>
      </w:r>
    </w:p>
    <w:p w14:paraId="594E8DA6" w14:textId="77777777" w:rsidR="00E54D50" w:rsidRDefault="00353444">
      <w:r>
        <w:br w:type="page"/>
      </w:r>
    </w:p>
    <w:p w14:paraId="359CFFBC" w14:textId="77777777" w:rsidR="00E54D50" w:rsidRDefault="00353444">
      <w:pPr>
        <w:pStyle w:val="02-"/>
        <w:spacing w:before="156" w:after="312"/>
      </w:pPr>
      <w:bookmarkStart w:id="31" w:name="_Toc21423"/>
      <w:r>
        <w:rPr>
          <w:rFonts w:hAnsi="黑体"/>
          <w:color w:val="000000"/>
        </w:rPr>
        <w:lastRenderedPageBreak/>
        <w:t>第2章 系统需求分析</w:t>
      </w:r>
      <w:bookmarkEnd w:id="31"/>
    </w:p>
    <w:p w14:paraId="630B8E62" w14:textId="77777777" w:rsidR="00E54D50" w:rsidRDefault="00353444">
      <w:pPr>
        <w:pStyle w:val="03-"/>
        <w:spacing w:before="156"/>
      </w:pPr>
      <w:bookmarkStart w:id="32" w:name="_Toc6573"/>
      <w:r>
        <w:rPr>
          <w:rFonts w:hAnsi="黑体"/>
          <w:color w:val="000000"/>
        </w:rPr>
        <w:t>2.1 功能需求分析</w:t>
      </w:r>
      <w:bookmarkEnd w:id="32"/>
    </w:p>
    <w:p w14:paraId="4D62438E" w14:textId="77777777" w:rsidR="00E54D50" w:rsidRDefault="00353444">
      <w:pPr>
        <w:pStyle w:val="01-"/>
        <w:ind w:firstLine="480"/>
      </w:pPr>
      <w:r>
        <w:rPr>
          <w:rFonts w:ascii="宋体" w:hAnsi="宋体"/>
          <w:color w:val="000000"/>
        </w:rPr>
        <w:t>系统需求分析是软件开发过程中的关键环节，其目标是全面、准确地识别系统需要满足的各项需求，为后续的系统设计提供清晰的输入。本章从功能需求和非功能需求两个维度对毕业要求达成度计算系统的需求进行分析，并通过用例和流程描述用户与系统的交互方式。</w:t>
      </w:r>
    </w:p>
    <w:p w14:paraId="4DC68563" w14:textId="77777777" w:rsidR="00E54D50" w:rsidRDefault="00353444">
      <w:pPr>
        <w:pStyle w:val="04-"/>
        <w:spacing w:before="156"/>
      </w:pPr>
      <w:bookmarkStart w:id="33" w:name="_Toc22887"/>
      <w:r>
        <w:rPr>
          <w:rFonts w:hAnsi="黑体"/>
          <w:color w:val="000000"/>
        </w:rPr>
        <w:t>2.1.1 支撑矩阵管理需求</w:t>
      </w:r>
      <w:bookmarkEnd w:id="33"/>
    </w:p>
    <w:p w14:paraId="53F808E5" w14:textId="77777777" w:rsidR="00E54D50" w:rsidRDefault="00353444">
      <w:pPr>
        <w:pStyle w:val="01-"/>
        <w:ind w:firstLine="480"/>
        <w:rPr>
          <w:rFonts w:ascii="宋体" w:hAnsi="宋体"/>
          <w:color w:val="000000"/>
        </w:rPr>
      </w:pPr>
      <w:r>
        <w:rPr>
          <w:rFonts w:ascii="宋体" w:hAnsi="宋体"/>
          <w:color w:val="000000"/>
        </w:rPr>
        <w:t>支撑矩阵（Support Matrix）是毕业要求达成度评价的基础数据，描述了毕业要求、指标点与课程之间的支撑关系。支撑矩阵管理是系统的核心功能之一，需要满足以下需求：</w:t>
      </w:r>
    </w:p>
    <w:p w14:paraId="6D7A228A" w14:textId="77777777" w:rsidR="00E54D50" w:rsidRDefault="00353444">
      <w:pPr>
        <w:pStyle w:val="01-"/>
        <w:ind w:firstLine="480"/>
        <w:rPr>
          <w:rFonts w:ascii="宋体" w:hAnsi="宋体"/>
          <w:color w:val="000000"/>
        </w:rPr>
      </w:pPr>
      <w:r>
        <w:rPr>
          <w:rFonts w:ascii="宋体" w:hAnsi="宋体"/>
          <w:color w:val="000000"/>
        </w:rPr>
        <w:t>（1）支撑矩阵文件上传。系统需要支持用户上传Excel格式的支撑矩阵文件。支撑矩阵文件通常包含毕业要求名称、指标点信息、课程名称以及课程对指标点的支撑权重等数据。上</w:t>
      </w:r>
      <w:proofErr w:type="gramStart"/>
      <w:r>
        <w:rPr>
          <w:rFonts w:ascii="宋体" w:hAnsi="宋体"/>
          <w:color w:val="000000"/>
        </w:rPr>
        <w:t>传功能</w:t>
      </w:r>
      <w:proofErr w:type="gramEnd"/>
      <w:r>
        <w:rPr>
          <w:rFonts w:ascii="宋体" w:hAnsi="宋体"/>
          <w:color w:val="000000"/>
        </w:rPr>
        <w:t>需要支持标准的.xlsx格式文件，并能够处理常见的表格布局。</w:t>
      </w:r>
    </w:p>
    <w:p w14:paraId="018BF0D0" w14:textId="77777777" w:rsidR="00E54D50" w:rsidRDefault="00353444">
      <w:pPr>
        <w:pStyle w:val="01-"/>
        <w:ind w:firstLine="480"/>
        <w:rPr>
          <w:rFonts w:ascii="宋体" w:hAnsi="宋体"/>
          <w:color w:val="000000"/>
        </w:rPr>
      </w:pPr>
      <w:r>
        <w:rPr>
          <w:rFonts w:ascii="宋体" w:hAnsi="宋体"/>
          <w:color w:val="000000"/>
        </w:rPr>
        <w:t>（2）支撑矩阵自动解析。上传后的支撑矩阵文件需要由系统自动解析，提取毕业要求、指标点、课程和权重等关键信息，并存储到数据库中。解析过程需要能够处理合并单元格、多级表头等复杂的表格结构，正确识别数据之间的层次关系。</w:t>
      </w:r>
    </w:p>
    <w:p w14:paraId="70A20598" w14:textId="77777777" w:rsidR="00E54D50" w:rsidRDefault="00353444">
      <w:pPr>
        <w:pStyle w:val="01-"/>
        <w:ind w:firstLine="480"/>
        <w:rPr>
          <w:rFonts w:ascii="宋体" w:hAnsi="宋体"/>
          <w:color w:val="000000"/>
        </w:rPr>
      </w:pPr>
      <w:r>
        <w:rPr>
          <w:rFonts w:ascii="宋体" w:hAnsi="宋体"/>
          <w:color w:val="000000"/>
        </w:rPr>
        <w:t>（3）支撑矩阵查看与管理。系统需要提供支撑矩阵的查看功能，以清晰的层级结构展示毕业要求、指标点和课程的支撑关系。同时，需要提供删除功能，允许用户在需要时清除已上传的支撑矩阵数据。</w:t>
      </w:r>
    </w:p>
    <w:p w14:paraId="12BD949B" w14:textId="77777777" w:rsidR="00E54D50" w:rsidRDefault="00353444">
      <w:pPr>
        <w:pStyle w:val="01-"/>
        <w:ind w:firstLine="480"/>
      </w:pPr>
      <w:r>
        <w:rPr>
          <w:rFonts w:ascii="宋体" w:hAnsi="宋体"/>
          <w:color w:val="000000"/>
        </w:rPr>
        <w:t>（4）多届支撑矩阵管理。系统需要支持不同届学生使用不同的支撑矩阵，实现多届数据的独立管理。用户在上传支撑矩阵时需要指定届数，系统在后续计算中根据届数自动关联对应的支撑矩阵。</w:t>
      </w:r>
    </w:p>
    <w:p w14:paraId="0DFAAB0B" w14:textId="77777777" w:rsidR="00E54D50" w:rsidRDefault="00353444">
      <w:pPr>
        <w:pStyle w:val="04-"/>
        <w:spacing w:before="156"/>
      </w:pPr>
      <w:bookmarkStart w:id="34" w:name="_Toc30988"/>
      <w:r>
        <w:rPr>
          <w:rFonts w:hAnsi="黑体"/>
          <w:color w:val="000000"/>
        </w:rPr>
        <w:t>2.1.2 课程成绩管理需求</w:t>
      </w:r>
      <w:bookmarkEnd w:id="34"/>
    </w:p>
    <w:p w14:paraId="64808954" w14:textId="77777777" w:rsidR="00E54D50" w:rsidRDefault="00353444">
      <w:pPr>
        <w:pStyle w:val="01-"/>
        <w:ind w:firstLine="480"/>
        <w:rPr>
          <w:rFonts w:ascii="宋体" w:hAnsi="宋体"/>
          <w:color w:val="000000"/>
        </w:rPr>
      </w:pPr>
      <w:r>
        <w:rPr>
          <w:rFonts w:ascii="宋体" w:hAnsi="宋体"/>
          <w:color w:val="000000"/>
        </w:rPr>
        <w:t>课程成绩是达成度计算的核心数据来源，课程成绩管理功能需要满足以下需求：</w:t>
      </w:r>
    </w:p>
    <w:p w14:paraId="32214E88" w14:textId="77777777" w:rsidR="00E54D50" w:rsidRDefault="00353444">
      <w:pPr>
        <w:pStyle w:val="01-"/>
        <w:ind w:firstLine="480"/>
        <w:rPr>
          <w:rFonts w:ascii="宋体" w:hAnsi="宋体"/>
          <w:color w:val="000000"/>
        </w:rPr>
      </w:pPr>
      <w:r>
        <w:rPr>
          <w:rFonts w:ascii="宋体" w:hAnsi="宋体"/>
          <w:color w:val="000000"/>
        </w:rPr>
        <w:t>（1）成绩文件批量上传。系统需要支持用户批量上传PDF或Excel格式的课程成绩文件。PDF格式的成绩文件通常来源于教务系统导出的成绩单，包含学号、课程名称、成绩等信息；Excel格式的成绩文件通常包含各考核环节的详细评分数据。上</w:t>
      </w:r>
      <w:proofErr w:type="gramStart"/>
      <w:r>
        <w:rPr>
          <w:rFonts w:ascii="宋体" w:hAnsi="宋体"/>
          <w:color w:val="000000"/>
        </w:rPr>
        <w:t>传功能</w:t>
      </w:r>
      <w:proofErr w:type="gramEnd"/>
      <w:r>
        <w:rPr>
          <w:rFonts w:ascii="宋体" w:hAnsi="宋体"/>
          <w:color w:val="000000"/>
        </w:rPr>
        <w:t>需要支持多文件同时上传，提高数据导入效率。</w:t>
      </w:r>
    </w:p>
    <w:p w14:paraId="42CE8A47" w14:textId="77777777" w:rsidR="00E54D50" w:rsidRDefault="00353444">
      <w:pPr>
        <w:pStyle w:val="01-"/>
        <w:ind w:firstLine="480"/>
        <w:rPr>
          <w:rFonts w:ascii="宋体" w:hAnsi="宋体"/>
          <w:color w:val="000000"/>
        </w:rPr>
      </w:pPr>
      <w:r>
        <w:rPr>
          <w:rFonts w:ascii="宋体" w:hAnsi="宋体"/>
          <w:color w:val="000000"/>
        </w:rPr>
        <w:lastRenderedPageBreak/>
        <w:t>（2）PDF成绩文件解析。系统需要能够解析PDF格式的成绩单，自动提取学号、课程名称、实到人数、平均分等关键信息。解析过程需要处理PDF文件中的文本布局和格式差异，准确识别和提取所需数据。</w:t>
      </w:r>
    </w:p>
    <w:p w14:paraId="089B9B97" w14:textId="77777777" w:rsidR="00E54D50" w:rsidRDefault="00353444">
      <w:pPr>
        <w:pStyle w:val="01-"/>
        <w:ind w:firstLine="480"/>
        <w:rPr>
          <w:rFonts w:ascii="宋体" w:hAnsi="宋体"/>
          <w:color w:val="000000"/>
        </w:rPr>
      </w:pPr>
      <w:r>
        <w:rPr>
          <w:rFonts w:ascii="宋体" w:hAnsi="宋体"/>
          <w:color w:val="000000"/>
        </w:rPr>
        <w:t>（3）Excel成绩文件解析。系统需要能够解析Excel格式的成绩文件，识别"总评价表"和"抽样表"等不同的工作表类型，从中提取课程名称、指标点达成度、学生学号等信息。对于总评价表，需要按照公式计算课程成绩；对于抽样表，需要提取学号用于判断学生届数。</w:t>
      </w:r>
    </w:p>
    <w:p w14:paraId="54ACA282" w14:textId="77777777" w:rsidR="00E54D50" w:rsidRDefault="00353444">
      <w:pPr>
        <w:pStyle w:val="01-"/>
        <w:ind w:firstLine="480"/>
      </w:pPr>
      <w:r>
        <w:rPr>
          <w:rFonts w:ascii="宋体" w:hAnsi="宋体"/>
          <w:color w:val="000000"/>
        </w:rPr>
        <w:t>（4）成绩数据查看与编辑。系统需要提供课程列表的展示功能，显示各门课程的名称、达成度值等信息。同时，需要支持手动编辑课程的达成度值，以便教师在需要时对自动计算结果进行修正。</w:t>
      </w:r>
    </w:p>
    <w:p w14:paraId="7DE326F8" w14:textId="77777777" w:rsidR="00E54D50" w:rsidRDefault="00353444">
      <w:pPr>
        <w:pStyle w:val="04-"/>
        <w:spacing w:before="156"/>
      </w:pPr>
      <w:bookmarkStart w:id="35" w:name="_Toc467"/>
      <w:r>
        <w:rPr>
          <w:rFonts w:hAnsi="黑体"/>
          <w:color w:val="000000"/>
        </w:rPr>
        <w:t>2.1.3 达成度计算需求</w:t>
      </w:r>
      <w:bookmarkEnd w:id="35"/>
    </w:p>
    <w:p w14:paraId="0E5AFED1" w14:textId="77777777" w:rsidR="00E54D50" w:rsidRDefault="00353444">
      <w:pPr>
        <w:pStyle w:val="01-"/>
        <w:ind w:firstLine="480"/>
        <w:rPr>
          <w:rFonts w:ascii="宋体" w:hAnsi="宋体"/>
          <w:color w:val="000000"/>
        </w:rPr>
      </w:pPr>
      <w:r>
        <w:rPr>
          <w:rFonts w:ascii="宋体" w:hAnsi="宋体"/>
          <w:color w:val="000000"/>
        </w:rPr>
        <w:t>达成度计算是系统的核心功能，需要严格按照工程教育认证标准实现三级计算</w:t>
      </w:r>
      <w:commentRangeStart w:id="36"/>
      <w:r>
        <w:rPr>
          <w:rFonts w:ascii="宋体" w:hAnsi="宋体"/>
          <w:color w:val="000000"/>
        </w:rPr>
        <w:t>模型</w:t>
      </w:r>
      <w:commentRangeEnd w:id="36"/>
      <w:r w:rsidR="0018642B">
        <w:rPr>
          <w:rStyle w:val="ab"/>
          <w:rFonts w:asciiTheme="minorHAnsi" w:eastAsiaTheme="minorEastAsia" w:hAnsiTheme="minorHAnsi" w:cstheme="minorBidi"/>
          <w:kern w:val="2"/>
        </w:rPr>
        <w:commentReference w:id="36"/>
      </w:r>
      <w:r>
        <w:rPr>
          <w:rFonts w:ascii="宋体" w:hAnsi="宋体"/>
          <w:color w:val="000000"/>
        </w:rPr>
        <w:t>：</w:t>
      </w:r>
    </w:p>
    <w:p w14:paraId="53EE622E" w14:textId="77777777" w:rsidR="00E54D50" w:rsidRDefault="00353444">
      <w:pPr>
        <w:pStyle w:val="01-"/>
        <w:ind w:firstLine="480"/>
        <w:rPr>
          <w:rFonts w:ascii="宋体" w:hAnsi="宋体"/>
          <w:color w:val="000000"/>
        </w:rPr>
      </w:pPr>
      <w:r>
        <w:rPr>
          <w:rFonts w:ascii="宋体" w:hAnsi="宋体" w:cs="宋体"/>
        </w:rPr>
        <w:t>（1）课程目标达成度计算。课程目标达成度是达成度计算的基础层次[8]，反映学生在某一门课程中达成课程目标的程度。系统需要支持基于考核成绩的达成度计算方法，根据教学大纲中规定的各考核环节（如期末考试、平时作业、实验报告等）的权重，对学生在各环节的表现进行加权求和，得出课程目标的达成度值。</w:t>
      </w:r>
    </w:p>
    <w:p w14:paraId="7B3958C5" w14:textId="77777777" w:rsidR="00E54D50" w:rsidRDefault="00353444">
      <w:pPr>
        <w:pStyle w:val="01-"/>
        <w:ind w:firstLine="480"/>
      </w:pPr>
      <w:r>
        <w:t>（</w:t>
      </w:r>
      <w:r>
        <w:t>2</w:t>
      </w:r>
      <w:r>
        <w:t>）指标点达成度计算。指标点达成度是中间层次</w:t>
      </w:r>
      <w:r>
        <w:t>[17]</w:t>
      </w:r>
      <w:r>
        <w:t>，反映学生在某一指标点（即毕业要求的子要求）上的达成程度。每个指标点由多门课程支撑，每门课程对指标点有不同的支撑权重。系统需要按照加权平均的方法，将该指标点下所有支撑课程的达成度值乘以对应权重后求和，再除以权重总和，得出指标点达成度值。计算公式为：</w:t>
      </w:r>
    </w:p>
    <w:p w14:paraId="620F8A81" w14:textId="77777777" w:rsidR="00E54D50" w:rsidRDefault="00353444">
      <w:pPr>
        <w:pStyle w:val="01-"/>
        <w:spacing w:line="240" w:lineRule="auto"/>
        <w:ind w:firstLineChars="1070" w:firstLine="2568"/>
        <w:jc w:val="left"/>
      </w:pPr>
      <m:oMath>
        <m:r>
          <w:rPr>
            <w:rFonts w:ascii="Cambria Math" w:hAnsi="Cambria Math"/>
          </w:rPr>
          <m:t>指标点达成度</m:t>
        </m:r>
        <m:r>
          <w:rPr>
            <w:rFonts w:ascii="Cambria Math" w:hAnsi="Cambria Math"/>
          </w:rPr>
          <m:t>=</m:t>
        </m:r>
        <m:f>
          <m:fPr>
            <m:ctrlPr>
              <w:rPr>
                <w:rFonts w:ascii="Cambria Math" w:hAnsi="Cambria Math"/>
              </w:rPr>
            </m:ctrlPr>
          </m:fPr>
          <m:num>
            <m:nary>
              <m:naryPr>
                <m:chr m:val="∑"/>
                <m:limLoc m:val="subSup"/>
                <m:subHide m:val="1"/>
                <m:supHide m:val="1"/>
                <m:ctrlPr>
                  <w:rPr>
                    <w:rFonts w:ascii="Cambria Math" w:hAnsi="Cambria Math"/>
                  </w:rPr>
                </m:ctrlPr>
              </m:naryPr>
              <m:sub/>
              <m:sup/>
              <m:e>
                <m:r>
                  <w:rPr>
                    <w:rFonts w:ascii="Cambria Math" w:hAnsi="Cambria Math"/>
                  </w:rPr>
                  <m:t>(</m:t>
                </m:r>
                <m:r>
                  <w:rPr>
                    <w:rFonts w:ascii="Cambria Math" w:hAnsi="Cambria Math"/>
                  </w:rPr>
                  <m:t>课程达成度</m:t>
                </m:r>
                <m:r>
                  <w:rPr>
                    <w:rFonts w:ascii="Cambria Math" w:hAnsi="Cambria Math"/>
                  </w:rPr>
                  <m:t>×</m:t>
                </m:r>
                <m:r>
                  <w:rPr>
                    <w:rFonts w:ascii="Cambria Math" w:hAnsi="Cambria Math"/>
                  </w:rPr>
                  <m:t>支撑权重</m:t>
                </m:r>
                <m:r>
                  <w:rPr>
                    <w:rFonts w:ascii="Cambria Math" w:hAnsi="Cambria Math"/>
                  </w:rPr>
                  <m:t>)</m:t>
                </m:r>
              </m:e>
            </m:nary>
          </m:num>
          <m:den>
            <m:nary>
              <m:naryPr>
                <m:chr m:val="∑"/>
                <m:limLoc m:val="subSup"/>
                <m:subHide m:val="1"/>
                <m:supHide m:val="1"/>
                <m:ctrlPr>
                  <w:rPr>
                    <w:rFonts w:ascii="Cambria Math" w:hAnsi="Cambria Math"/>
                  </w:rPr>
                </m:ctrlPr>
              </m:naryPr>
              <m:sub/>
              <m:sup/>
              <m:e>
                <m:r>
                  <w:rPr>
                    <w:rFonts w:ascii="Cambria Math" w:hAnsi="Cambria Math"/>
                  </w:rPr>
                  <m:t>支撑权重</m:t>
                </m:r>
              </m:e>
            </m:nary>
          </m:den>
        </m:f>
      </m:oMath>
      <w:r>
        <w:rPr>
          <w:rFonts w:hAnsi="Cambria Math"/>
        </w:rPr>
        <w:tab/>
      </w:r>
      <w:r>
        <w:rPr>
          <w:rFonts w:hAnsi="Cambria Math"/>
        </w:rPr>
        <w:tab/>
        <w:t xml:space="preserve">  </w:t>
      </w:r>
      <w:r>
        <w:rPr>
          <w:rFonts w:hAnsi="Cambria Math"/>
        </w:rPr>
        <w:tab/>
      </w:r>
      <w:r>
        <w:rPr>
          <w:rFonts w:hAnsi="Cambria Math"/>
        </w:rPr>
        <w:tab/>
      </w:r>
      <w:r>
        <w:rPr>
          <w:rFonts w:hAnsi="Cambria Math"/>
        </w:rPr>
        <w:tab/>
        <w:t xml:space="preserve">  </w:t>
      </w:r>
      <w:r>
        <w:rPr>
          <w:rFonts w:eastAsia="Times New Roman"/>
          <w:color w:val="000000"/>
        </w:rPr>
        <w:t>(2-1)</w:t>
      </w:r>
    </w:p>
    <w:p w14:paraId="09416A55" w14:textId="77777777" w:rsidR="00E54D50" w:rsidRDefault="00353444">
      <w:pPr>
        <w:pStyle w:val="01-"/>
        <w:ind w:firstLineChars="0" w:firstLine="420"/>
        <w:rPr>
          <w:rFonts w:ascii="宋体" w:hAnsi="宋体" w:cs="宋体"/>
        </w:rPr>
      </w:pPr>
      <w:r>
        <w:rPr>
          <w:rFonts w:ascii="宋体" w:hAnsi="宋体" w:cs="宋体"/>
        </w:rPr>
        <w:t>（3）毕业要求达成度计算。毕业要求是最高层次[18]，反映学生达成毕业要求的程度。每条毕业要求包含若干个指标点，系统需要将各指标点的达成度值取算术平均，得出该毕业要求的达成度值。计算公式为：</w:t>
      </w:r>
    </w:p>
    <w:p w14:paraId="2D98EED6" w14:textId="77777777" w:rsidR="00E54D50" w:rsidRDefault="00353444">
      <w:pPr>
        <w:pStyle w:val="01-"/>
        <w:spacing w:line="240" w:lineRule="auto"/>
        <w:ind w:left="2100" w:firstLineChars="0" w:firstLine="420"/>
        <w:jc w:val="left"/>
        <w:rPr>
          <w:rFonts w:ascii="宋体" w:hAnsi="宋体" w:cs="宋体"/>
        </w:rPr>
      </w:pPr>
      <m:oMath>
        <m:r>
          <w:rPr>
            <w:rFonts w:ascii="Cambria Math" w:hAnsi="Cambria Math"/>
          </w:rPr>
          <m:t>毕业要求达成度</m:t>
        </m:r>
        <m:r>
          <w:rPr>
            <w:rFonts w:ascii="Cambria Math" w:hAnsi="Cambria Math"/>
          </w:rPr>
          <m:t>=</m:t>
        </m:r>
        <m:f>
          <m:fPr>
            <m:ctrlPr>
              <w:rPr>
                <w:rFonts w:ascii="Cambria Math" w:hAnsi="Cambria Math"/>
              </w:rPr>
            </m:ctrlPr>
          </m:fPr>
          <m:num>
            <m:nary>
              <m:naryPr>
                <m:chr m:val="∑"/>
                <m:limLoc m:val="subSup"/>
                <m:subHide m:val="1"/>
                <m:supHide m:val="1"/>
                <m:ctrlPr>
                  <w:rPr>
                    <w:rFonts w:ascii="Cambria Math" w:hAnsi="Cambria Math"/>
                  </w:rPr>
                </m:ctrlPr>
              </m:naryPr>
              <m:sub/>
              <m:sup/>
              <m:e>
                <m:r>
                  <w:rPr>
                    <w:rFonts w:ascii="Cambria Math" w:hAnsi="Cambria Math"/>
                  </w:rPr>
                  <m:t>指标点达成度</m:t>
                </m:r>
              </m:e>
            </m:nary>
          </m:num>
          <m:den>
            <m:r>
              <w:rPr>
                <w:rFonts w:ascii="Cambria Math" w:hAnsi="Cambria Math"/>
              </w:rPr>
              <m:t>指标点数量</m:t>
            </m:r>
          </m:den>
        </m:f>
      </m:oMath>
      <w:r>
        <w:rPr>
          <w:rFonts w:hAnsi="Cambria Math"/>
        </w:rPr>
        <w:tab/>
      </w:r>
      <w:r>
        <w:rPr>
          <w:rFonts w:hAnsi="Cambria Math"/>
        </w:rPr>
        <w:tab/>
      </w:r>
      <w:r>
        <w:rPr>
          <w:rFonts w:hAnsi="Cambria Math"/>
        </w:rPr>
        <w:tab/>
      </w:r>
      <w:r>
        <w:rPr>
          <w:rFonts w:hAnsi="Cambria Math"/>
        </w:rPr>
        <w:tab/>
      </w:r>
      <w:r>
        <w:rPr>
          <w:rFonts w:hAnsi="Cambria Math"/>
        </w:rPr>
        <w:tab/>
      </w:r>
      <w:r>
        <w:rPr>
          <w:rFonts w:hAnsi="Cambria Math"/>
        </w:rPr>
        <w:tab/>
        <w:t xml:space="preserve">  </w:t>
      </w:r>
      <w:r>
        <w:rPr>
          <w:rFonts w:eastAsia="Times New Roman"/>
          <w:color w:val="000000"/>
        </w:rPr>
        <w:t>(2-2)</w:t>
      </w:r>
    </w:p>
    <w:p w14:paraId="5F0F44CF" w14:textId="77777777" w:rsidR="00E54D50" w:rsidRDefault="00353444">
      <w:pPr>
        <w:pStyle w:val="01-"/>
        <w:ind w:firstLineChars="0" w:firstLine="0"/>
      </w:pPr>
      <w:r>
        <w:rPr>
          <w:rFonts w:ascii="宋体" w:hAnsi="宋体" w:cs="宋体"/>
          <w:color w:val="000000"/>
        </w:rPr>
        <w:lastRenderedPageBreak/>
        <w:t>（4）达成</w:t>
      </w:r>
      <w:proofErr w:type="gramStart"/>
      <w:r>
        <w:rPr>
          <w:rFonts w:ascii="宋体" w:hAnsi="宋体" w:cs="宋体"/>
          <w:color w:val="000000"/>
        </w:rPr>
        <w:t>度结果</w:t>
      </w:r>
      <w:proofErr w:type="gramEnd"/>
      <w:r>
        <w:rPr>
          <w:rFonts w:ascii="宋体" w:hAnsi="宋体" w:cs="宋体"/>
          <w:color w:val="000000"/>
        </w:rPr>
        <w:t>查询与展示。系统需要提供达成度计算结果的查询和展示功能，以清晰的层级结构展示课程达成度、指标点达成度和毕业要求达成度的计算结果，便于用户查看和分析。</w:t>
      </w:r>
    </w:p>
    <w:p w14:paraId="67CF9476" w14:textId="77777777" w:rsidR="00E54D50" w:rsidRDefault="00353444">
      <w:pPr>
        <w:pStyle w:val="04-"/>
        <w:spacing w:before="156"/>
      </w:pPr>
      <w:bookmarkStart w:id="37" w:name="_Toc25546"/>
      <w:r>
        <w:rPr>
          <w:rFonts w:hAnsi="黑体" w:cs="黑体"/>
          <w:color w:val="000000"/>
        </w:rPr>
        <w:t>2.1.4 数据可视化需求</w:t>
      </w:r>
      <w:bookmarkEnd w:id="37"/>
    </w:p>
    <w:p w14:paraId="217F55DA" w14:textId="77777777" w:rsidR="00E54D50" w:rsidRDefault="00353444">
      <w:pPr>
        <w:pStyle w:val="01-"/>
        <w:ind w:firstLine="480"/>
        <w:rPr>
          <w:rFonts w:ascii="宋体" w:hAnsi="宋体"/>
          <w:color w:val="000000"/>
        </w:rPr>
      </w:pPr>
      <w:r>
        <w:rPr>
          <w:rFonts w:ascii="宋体" w:hAnsi="宋体" w:cs="宋体"/>
          <w:color w:val="000000"/>
        </w:rPr>
        <w:t>数据可视化功能帮助用户直观地理解和分析达成度数据，需要满足以下需求：</w:t>
      </w:r>
    </w:p>
    <w:p w14:paraId="2D0D3DA6" w14:textId="77777777" w:rsidR="00E54D50" w:rsidRDefault="00353444">
      <w:pPr>
        <w:pStyle w:val="01-"/>
        <w:ind w:firstLine="480"/>
        <w:rPr>
          <w:rFonts w:ascii="宋体" w:hAnsi="宋体"/>
          <w:color w:val="000000"/>
        </w:rPr>
      </w:pPr>
      <w:r>
        <w:rPr>
          <w:rFonts w:ascii="宋体" w:hAnsi="宋体" w:cs="宋体"/>
          <w:color w:val="000000"/>
        </w:rPr>
        <w:t>（1）仪表盘总</w:t>
      </w:r>
      <w:proofErr w:type="gramStart"/>
      <w:r>
        <w:rPr>
          <w:rFonts w:ascii="宋体" w:hAnsi="宋体" w:cs="宋体"/>
          <w:color w:val="000000"/>
        </w:rPr>
        <w:t>览</w:t>
      </w:r>
      <w:proofErr w:type="gramEnd"/>
      <w:r>
        <w:rPr>
          <w:rFonts w:ascii="宋体" w:hAnsi="宋体" w:cs="宋体"/>
          <w:color w:val="000000"/>
        </w:rPr>
        <w:t>。系统需要在首页仪表盘展示关键指标的汇总信息，包括毕业要求数量、指标点数量、课程数量、平均达成度等统计数字，以及指标点达成度条形图、毕业要求达成度饼图、课程达成度分布图和指标点综合分析雷达图等多种图表。</w:t>
      </w:r>
    </w:p>
    <w:p w14:paraId="7002DEA5" w14:textId="77777777" w:rsidR="00E54D50" w:rsidRDefault="00353444">
      <w:pPr>
        <w:pStyle w:val="01-"/>
        <w:ind w:firstLine="480"/>
        <w:rPr>
          <w:rFonts w:ascii="宋体" w:hAnsi="宋体"/>
          <w:color w:val="000000"/>
        </w:rPr>
      </w:pPr>
      <w:r>
        <w:rPr>
          <w:rFonts w:ascii="宋体" w:hAnsi="宋体" w:cs="宋体"/>
          <w:color w:val="000000"/>
        </w:rPr>
        <w:t>（2）指标点达成度条形图。以条形图的形式展示各指标点的达成度值，便于用户直观比较不同指标点的达成情况，快速识别达成度较低的薄弱环节。</w:t>
      </w:r>
    </w:p>
    <w:p w14:paraId="39245BE0" w14:textId="77777777" w:rsidR="00E54D50" w:rsidRDefault="00353444">
      <w:pPr>
        <w:pStyle w:val="01-"/>
        <w:ind w:firstLine="480"/>
        <w:rPr>
          <w:rFonts w:ascii="宋体" w:hAnsi="宋体"/>
          <w:color w:val="000000"/>
        </w:rPr>
      </w:pPr>
      <w:r>
        <w:rPr>
          <w:rFonts w:ascii="宋体" w:hAnsi="宋体" w:cs="宋体"/>
          <w:color w:val="000000"/>
        </w:rPr>
        <w:t>（3）毕业要求达成度饼图。</w:t>
      </w:r>
      <w:proofErr w:type="gramStart"/>
      <w:r>
        <w:rPr>
          <w:rFonts w:ascii="宋体" w:hAnsi="宋体" w:cs="宋体"/>
          <w:color w:val="000000"/>
        </w:rPr>
        <w:t>以饼图的</w:t>
      </w:r>
      <w:proofErr w:type="gramEnd"/>
      <w:r>
        <w:rPr>
          <w:rFonts w:ascii="宋体" w:hAnsi="宋体" w:cs="宋体"/>
          <w:color w:val="000000"/>
        </w:rPr>
        <w:t>形式展示</w:t>
      </w:r>
      <w:proofErr w:type="gramStart"/>
      <w:r>
        <w:rPr>
          <w:rFonts w:ascii="宋体" w:hAnsi="宋体" w:cs="宋体"/>
          <w:color w:val="000000"/>
        </w:rPr>
        <w:t>各毕业</w:t>
      </w:r>
      <w:proofErr w:type="gramEnd"/>
      <w:r>
        <w:rPr>
          <w:rFonts w:ascii="宋体" w:hAnsi="宋体" w:cs="宋体"/>
          <w:color w:val="000000"/>
        </w:rPr>
        <w:t>要求的达成度占比，帮助用户从整体上把握达成度分布情况。</w:t>
      </w:r>
    </w:p>
    <w:p w14:paraId="42E564A3" w14:textId="77777777" w:rsidR="00E54D50" w:rsidRDefault="00353444">
      <w:pPr>
        <w:pStyle w:val="01-"/>
        <w:ind w:firstLine="480"/>
        <w:rPr>
          <w:rFonts w:ascii="宋体" w:hAnsi="宋体"/>
          <w:color w:val="000000"/>
        </w:rPr>
      </w:pPr>
      <w:r>
        <w:rPr>
          <w:rFonts w:ascii="宋体" w:hAnsi="宋体" w:cs="宋体"/>
          <w:color w:val="000000"/>
        </w:rPr>
        <w:t>（4）课程达成度分布图。以散点图或柱状图的形式展示各门课程的达成度分布情况，便于用户分析课程层面的达成度表现。</w:t>
      </w:r>
    </w:p>
    <w:p w14:paraId="755286E5" w14:textId="77777777" w:rsidR="00E54D50" w:rsidRDefault="00353444">
      <w:pPr>
        <w:pStyle w:val="01-"/>
        <w:ind w:firstLine="480"/>
      </w:pPr>
      <w:r>
        <w:rPr>
          <w:rFonts w:ascii="宋体" w:hAnsi="宋体" w:cs="宋体"/>
          <w:color w:val="000000"/>
        </w:rPr>
        <w:t>（5）达成度对比分析。系统需要支持多维</w:t>
      </w:r>
      <w:proofErr w:type="gramStart"/>
      <w:r>
        <w:rPr>
          <w:rFonts w:ascii="宋体" w:hAnsi="宋体" w:cs="宋体"/>
          <w:color w:val="000000"/>
        </w:rPr>
        <w:t>度达成度数据</w:t>
      </w:r>
      <w:proofErr w:type="gramEnd"/>
      <w:r>
        <w:rPr>
          <w:rFonts w:ascii="宋体" w:hAnsi="宋体" w:cs="宋体"/>
          <w:color w:val="000000"/>
        </w:rPr>
        <w:t>的对比分析，例如不同</w:t>
      </w:r>
      <w:proofErr w:type="gramStart"/>
      <w:r>
        <w:rPr>
          <w:rFonts w:ascii="宋体" w:hAnsi="宋体" w:cs="宋体"/>
          <w:color w:val="000000"/>
        </w:rPr>
        <w:t>届之间</w:t>
      </w:r>
      <w:proofErr w:type="gramEnd"/>
      <w:r>
        <w:rPr>
          <w:rFonts w:ascii="宋体" w:hAnsi="宋体" w:cs="宋体"/>
          <w:color w:val="000000"/>
        </w:rPr>
        <w:t>的达成度对比、不同课程之间的达成度对比等，为持续改进提供数据支撑。</w:t>
      </w:r>
    </w:p>
    <w:p w14:paraId="7A0DFC8B" w14:textId="77777777" w:rsidR="00E54D50" w:rsidRDefault="00353444">
      <w:pPr>
        <w:pStyle w:val="04-"/>
        <w:spacing w:before="156"/>
      </w:pPr>
      <w:bookmarkStart w:id="38" w:name="_Toc28332"/>
      <w:r>
        <w:rPr>
          <w:rFonts w:hAnsi="黑体" w:cs="黑体"/>
          <w:color w:val="000000"/>
        </w:rPr>
        <w:t>2.1.5 多届数据管理需求</w:t>
      </w:r>
      <w:bookmarkEnd w:id="38"/>
    </w:p>
    <w:p w14:paraId="059E5C5B" w14:textId="77777777" w:rsidR="00E54D50" w:rsidRDefault="00353444">
      <w:pPr>
        <w:pStyle w:val="01-"/>
        <w:ind w:firstLine="480"/>
        <w:rPr>
          <w:rFonts w:ascii="宋体" w:hAnsi="宋体"/>
          <w:color w:val="000000"/>
        </w:rPr>
      </w:pPr>
      <w:r>
        <w:rPr>
          <w:rFonts w:ascii="宋体" w:hAnsi="宋体" w:cs="宋体"/>
          <w:color w:val="000000"/>
        </w:rPr>
        <w:t>多届数据管理功能支持不同届学生数据的独立管理，需要满足以下需求：</w:t>
      </w:r>
    </w:p>
    <w:p w14:paraId="2749CC47" w14:textId="77777777" w:rsidR="00E54D50" w:rsidRDefault="00353444">
      <w:pPr>
        <w:pStyle w:val="01-"/>
        <w:ind w:firstLine="480"/>
        <w:rPr>
          <w:rFonts w:ascii="宋体" w:hAnsi="宋体"/>
          <w:color w:val="000000"/>
        </w:rPr>
      </w:pPr>
      <w:r>
        <w:rPr>
          <w:rFonts w:ascii="宋体" w:hAnsi="宋体" w:cs="宋体"/>
          <w:color w:val="000000"/>
        </w:rPr>
        <w:t>（1）届</w:t>
      </w:r>
      <w:proofErr w:type="gramStart"/>
      <w:r>
        <w:rPr>
          <w:rFonts w:ascii="宋体" w:hAnsi="宋体" w:cs="宋体"/>
          <w:color w:val="000000"/>
        </w:rPr>
        <w:t>数设置</w:t>
      </w:r>
      <w:proofErr w:type="gramEnd"/>
      <w:r>
        <w:rPr>
          <w:rFonts w:ascii="宋体" w:hAnsi="宋体" w:cs="宋体"/>
          <w:color w:val="000000"/>
        </w:rPr>
        <w:t>与切换。系统需要支持届</w:t>
      </w:r>
      <w:proofErr w:type="gramStart"/>
      <w:r>
        <w:rPr>
          <w:rFonts w:ascii="宋体" w:hAnsi="宋体" w:cs="宋体"/>
          <w:color w:val="000000"/>
        </w:rPr>
        <w:t>数设置</w:t>
      </w:r>
      <w:proofErr w:type="gramEnd"/>
      <w:r>
        <w:rPr>
          <w:rFonts w:ascii="宋体" w:hAnsi="宋体" w:cs="宋体"/>
          <w:color w:val="000000"/>
        </w:rPr>
        <w:t>功能，用户可以选择当前操作的届数（如20级、21级、22级等），系统在数据查询、达成度计算和结果展示时自动关联当前选中的届数。</w:t>
      </w:r>
    </w:p>
    <w:p w14:paraId="552E82A1" w14:textId="77777777" w:rsidR="00E54D50" w:rsidRDefault="00353444">
      <w:pPr>
        <w:pStyle w:val="01-"/>
        <w:ind w:firstLine="480"/>
        <w:rPr>
          <w:rFonts w:ascii="宋体" w:hAnsi="宋体"/>
          <w:color w:val="000000"/>
        </w:rPr>
      </w:pPr>
      <w:r>
        <w:rPr>
          <w:rFonts w:ascii="宋体" w:hAnsi="宋体" w:cs="宋体"/>
          <w:color w:val="000000"/>
        </w:rPr>
        <w:t>（2）数据隔离。不同届的数据需要在数据库中独立存储，避免数据混淆。系统需要根据届数自动筛选对应的数据，确保各届数据的独立性。</w:t>
      </w:r>
    </w:p>
    <w:p w14:paraId="74563539" w14:textId="77777777" w:rsidR="00E54D50" w:rsidRDefault="00353444">
      <w:pPr>
        <w:pStyle w:val="01-"/>
        <w:ind w:firstLine="480"/>
        <w:rPr>
          <w:rFonts w:ascii="宋体" w:hAnsi="宋体"/>
          <w:color w:val="000000"/>
        </w:rPr>
      </w:pPr>
      <w:r>
        <w:rPr>
          <w:rFonts w:ascii="宋体" w:hAnsi="宋体" w:cs="宋体"/>
          <w:color w:val="000000"/>
        </w:rPr>
        <w:t>（3）数据清除。系统需要提供数据清除功能，允许用户清除指定届的所有数据（包括支撑矩阵和成绩数据），以便重新上传和计算。</w:t>
      </w:r>
    </w:p>
    <w:p w14:paraId="2A44CAA3" w14:textId="77777777" w:rsidR="00E54D50" w:rsidRDefault="00353444">
      <w:pPr>
        <w:pStyle w:val="01-"/>
        <w:ind w:firstLine="480"/>
        <w:rPr>
          <w:rFonts w:ascii="宋体" w:hAnsi="宋体" w:cs="宋体"/>
          <w:color w:val="000000"/>
        </w:rPr>
      </w:pPr>
      <w:r>
        <w:rPr>
          <w:rFonts w:ascii="宋体" w:hAnsi="宋体" w:cs="宋体"/>
          <w:color w:val="000000"/>
        </w:rPr>
        <w:t>（4）学号届数提取。系统需要能够自动从学号中提取届数信息，用于将成绩数据归属到正确的届。例如，学号"112022xxxx"中的"22"表示2022级学生。</w:t>
      </w:r>
    </w:p>
    <w:p w14:paraId="2C1E9DAB" w14:textId="77777777" w:rsidR="00E54D50" w:rsidRDefault="00E54D50">
      <w:pPr>
        <w:pStyle w:val="28-"/>
      </w:pPr>
    </w:p>
    <w:p w14:paraId="2D93636B" w14:textId="77777777" w:rsidR="00E54D50" w:rsidRDefault="00353444">
      <w:pPr>
        <w:pStyle w:val="28-"/>
        <w:jc w:val="center"/>
      </w:pPr>
      <w:r>
        <w:rPr>
          <w:noProof/>
        </w:rPr>
        <w:lastRenderedPageBreak/>
        <w:drawing>
          <wp:inline distT="0" distB="0" distL="114300" distR="114300" wp14:anchorId="3E00EBAB" wp14:editId="445DE027">
            <wp:extent cx="5539105" cy="4728210"/>
            <wp:effectExtent l="0" t="0" r="0" b="0"/>
            <wp:docPr id="1"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wps"/>
                    <pic:cNvPicPr>
                      <a:picLocks noChangeAspect="1"/>
                    </pic:cNvPicPr>
                  </pic:nvPicPr>
                  <pic:blipFill>
                    <a:blip r:embed="rId17"/>
                    <a:stretch>
                      <a:fillRect/>
                    </a:stretch>
                  </pic:blipFill>
                  <pic:spPr>
                    <a:xfrm>
                      <a:off x="0" y="0"/>
                      <a:ext cx="5539105" cy="4728210"/>
                    </a:xfrm>
                    <a:prstGeom prst="rect">
                      <a:avLst/>
                    </a:prstGeom>
                  </pic:spPr>
                </pic:pic>
              </a:graphicData>
            </a:graphic>
          </wp:inline>
        </w:drawing>
      </w:r>
    </w:p>
    <w:p w14:paraId="0A59BF7D" w14:textId="77777777" w:rsidR="00E54D50" w:rsidRDefault="00353444">
      <w:pPr>
        <w:pStyle w:val="28-"/>
        <w:spacing w:line="263" w:lineRule="auto"/>
        <w:jc w:val="center"/>
      </w:pPr>
      <w:r>
        <w:rPr>
          <w:rFonts w:ascii="宋体" w:hAnsi="宋体"/>
        </w:rPr>
        <w:t>图2-1 系统用例图</w:t>
      </w:r>
    </w:p>
    <w:p w14:paraId="3013DA0E" w14:textId="77777777" w:rsidR="00E54D50" w:rsidRDefault="00E54D50">
      <w:pPr>
        <w:pStyle w:val="28-"/>
      </w:pPr>
    </w:p>
    <w:p w14:paraId="04A1150B" w14:textId="77777777" w:rsidR="00E54D50" w:rsidRDefault="00353444">
      <w:pPr>
        <w:pStyle w:val="03-"/>
        <w:spacing w:before="156"/>
      </w:pPr>
      <w:bookmarkStart w:id="39" w:name="_Toc2723"/>
      <w:r>
        <w:rPr>
          <w:rFonts w:hAnsi="黑体" w:cs="黑体"/>
          <w:color w:val="000000"/>
        </w:rPr>
        <w:t>2.2 非功能需求分析</w:t>
      </w:r>
      <w:bookmarkEnd w:id="39"/>
    </w:p>
    <w:p w14:paraId="32B10530" w14:textId="77777777" w:rsidR="00E54D50" w:rsidRDefault="00353444">
      <w:pPr>
        <w:pStyle w:val="04-"/>
        <w:spacing w:before="156"/>
      </w:pPr>
      <w:bookmarkStart w:id="40" w:name="_Toc21533"/>
      <w:r>
        <w:rPr>
          <w:rFonts w:hAnsi="黑体" w:cs="黑体"/>
          <w:color w:val="000000"/>
        </w:rPr>
        <w:t>2.2.1 性能需求</w:t>
      </w:r>
      <w:bookmarkEnd w:id="40"/>
    </w:p>
    <w:p w14:paraId="4C20D323" w14:textId="77777777" w:rsidR="00E54D50" w:rsidRDefault="00353444">
      <w:pPr>
        <w:pStyle w:val="01-"/>
        <w:ind w:firstLine="480"/>
        <w:rPr>
          <w:rFonts w:ascii="宋体" w:hAnsi="宋体"/>
          <w:color w:val="000000"/>
        </w:rPr>
      </w:pPr>
      <w:r>
        <w:rPr>
          <w:rFonts w:ascii="宋体" w:hAnsi="宋体" w:cs="宋体"/>
          <w:color w:val="000000"/>
        </w:rPr>
        <w:t>性能需求定义了系统在响应时间等方面必须满足的指标。系统的页面加载时间应不超过3秒，达成度计算操作应在10秒内完成，图表渲染时间应不超过2秒。对于较大的成绩文件（如包含数百条学生记录的PDF文件），解析时间应不超过30秒。</w:t>
      </w:r>
    </w:p>
    <w:p w14:paraId="2250B13F" w14:textId="77777777" w:rsidR="00E54D50" w:rsidRDefault="00353444">
      <w:pPr>
        <w:pStyle w:val="04-"/>
        <w:spacing w:before="156"/>
      </w:pPr>
      <w:bookmarkStart w:id="41" w:name="_Toc26112"/>
      <w:r>
        <w:rPr>
          <w:rFonts w:hAnsi="黑体" w:cs="黑体"/>
          <w:color w:val="000000"/>
        </w:rPr>
        <w:t>2.2.2 易用性需求</w:t>
      </w:r>
      <w:bookmarkEnd w:id="41"/>
    </w:p>
    <w:p w14:paraId="0CAC74F6" w14:textId="77777777" w:rsidR="00E54D50" w:rsidRDefault="00353444">
      <w:pPr>
        <w:pStyle w:val="01-"/>
        <w:ind w:firstLine="480"/>
        <w:rPr>
          <w:rFonts w:ascii="宋体" w:hAnsi="宋体"/>
          <w:color w:val="000000"/>
        </w:rPr>
      </w:pPr>
      <w:r>
        <w:rPr>
          <w:rFonts w:ascii="宋体" w:hAnsi="宋体" w:cs="宋体"/>
          <w:color w:val="000000"/>
        </w:rPr>
        <w:t>易用性需求关注系统的用户体验，确保系统易于学习、操作高效且用户满意。</w:t>
      </w:r>
    </w:p>
    <w:p w14:paraId="4F0FC840" w14:textId="77777777" w:rsidR="00E54D50" w:rsidRDefault="00353444">
      <w:pPr>
        <w:pStyle w:val="01-"/>
        <w:ind w:firstLine="480"/>
        <w:rPr>
          <w:rFonts w:ascii="宋体" w:hAnsi="宋体"/>
          <w:color w:val="000000"/>
        </w:rPr>
      </w:pPr>
      <w:r>
        <w:rPr>
          <w:rFonts w:ascii="宋体" w:hAnsi="宋体" w:cs="宋体"/>
          <w:color w:val="000000"/>
        </w:rPr>
        <w:t>（1）界面友好。系统界面应简洁美观，布局合理，信息层次清晰。采用卡片式布局，重要信息突出显示，操作按钮位置明显且符合用户习惯。</w:t>
      </w:r>
    </w:p>
    <w:p w14:paraId="2B8212A6" w14:textId="77777777" w:rsidR="00E54D50" w:rsidRDefault="00353444">
      <w:pPr>
        <w:pStyle w:val="01-"/>
        <w:ind w:firstLine="480"/>
        <w:rPr>
          <w:rFonts w:ascii="宋体" w:hAnsi="宋体"/>
          <w:color w:val="000000"/>
        </w:rPr>
      </w:pPr>
      <w:r>
        <w:rPr>
          <w:rFonts w:ascii="宋体" w:hAnsi="宋体" w:cs="宋体"/>
          <w:color w:val="000000"/>
        </w:rPr>
        <w:lastRenderedPageBreak/>
        <w:t>（2）操作便捷。系统的核心操作流程应不超过3步完成。文件上</w:t>
      </w:r>
      <w:proofErr w:type="gramStart"/>
      <w:r>
        <w:rPr>
          <w:rFonts w:ascii="宋体" w:hAnsi="宋体" w:cs="宋体"/>
          <w:color w:val="000000"/>
        </w:rPr>
        <w:t>传支持</w:t>
      </w:r>
      <w:proofErr w:type="gramEnd"/>
      <w:r>
        <w:rPr>
          <w:rFonts w:ascii="宋体" w:hAnsi="宋体" w:cs="宋体"/>
          <w:color w:val="000000"/>
        </w:rPr>
        <w:t>选择文件夹，减少用户的操作步骤。</w:t>
      </w:r>
    </w:p>
    <w:p w14:paraId="38122426" w14:textId="77777777" w:rsidR="00E54D50" w:rsidRDefault="00353444">
      <w:pPr>
        <w:pStyle w:val="01-"/>
        <w:ind w:firstLine="480"/>
      </w:pPr>
      <w:r>
        <w:rPr>
          <w:rFonts w:ascii="宋体" w:hAnsi="宋体" w:cs="宋体"/>
          <w:color w:val="000000"/>
        </w:rPr>
        <w:t>（3）反馈及时。系统在执行操作后应及时给出反馈，如上</w:t>
      </w:r>
      <w:proofErr w:type="gramStart"/>
      <w:r>
        <w:rPr>
          <w:rFonts w:ascii="宋体" w:hAnsi="宋体" w:cs="宋体"/>
          <w:color w:val="000000"/>
        </w:rPr>
        <w:t>传成功</w:t>
      </w:r>
      <w:proofErr w:type="gramEnd"/>
      <w:r>
        <w:rPr>
          <w:rFonts w:ascii="宋体" w:hAnsi="宋体" w:cs="宋体"/>
          <w:color w:val="000000"/>
        </w:rPr>
        <w:t>提示、计算完成提示等。对于耗时较长的操作，应提供进度指示，避免用户等待过程中的不确定感。</w:t>
      </w:r>
    </w:p>
    <w:p w14:paraId="2B01A856" w14:textId="77777777" w:rsidR="00E54D50" w:rsidRDefault="00353444">
      <w:pPr>
        <w:pStyle w:val="04-"/>
        <w:spacing w:before="156"/>
      </w:pPr>
      <w:bookmarkStart w:id="42" w:name="_Toc21005"/>
      <w:r>
        <w:rPr>
          <w:rFonts w:hAnsi="黑体" w:cs="黑体"/>
          <w:color w:val="000000"/>
        </w:rPr>
        <w:t>2.2.3 可扩展性需求</w:t>
      </w:r>
      <w:bookmarkEnd w:id="42"/>
    </w:p>
    <w:p w14:paraId="79A3BF9C" w14:textId="77777777" w:rsidR="00E54D50" w:rsidRDefault="00353444">
      <w:pPr>
        <w:pStyle w:val="01-"/>
        <w:ind w:firstLine="480"/>
        <w:rPr>
          <w:rFonts w:ascii="宋体" w:hAnsi="宋体"/>
          <w:color w:val="000000"/>
        </w:rPr>
      </w:pPr>
      <w:r>
        <w:rPr>
          <w:rFonts w:ascii="宋体" w:hAnsi="宋体" w:cs="宋体"/>
          <w:color w:val="000000"/>
        </w:rPr>
        <w:t>可扩展性需求确保系统能够适应未来的功能扩展和业务变化。</w:t>
      </w:r>
    </w:p>
    <w:p w14:paraId="19FAB1BF" w14:textId="77777777" w:rsidR="00E54D50" w:rsidRDefault="00353444">
      <w:pPr>
        <w:pStyle w:val="01-"/>
        <w:ind w:firstLine="480"/>
        <w:rPr>
          <w:rFonts w:ascii="宋体" w:hAnsi="宋体"/>
          <w:color w:val="000000"/>
        </w:rPr>
      </w:pPr>
      <w:r>
        <w:rPr>
          <w:rFonts w:ascii="宋体" w:hAnsi="宋体" w:cs="宋体"/>
          <w:color w:val="000000"/>
        </w:rPr>
        <w:t>（1）模块化设计。系统应采用模块化架构，各功能模块之间的耦合度低，便于独立开发、测试和部署。新增功能模块时，不应对现有模块产生重大影响。</w:t>
      </w:r>
    </w:p>
    <w:p w14:paraId="4181996B" w14:textId="77777777" w:rsidR="00E54D50" w:rsidRDefault="00353444">
      <w:pPr>
        <w:pStyle w:val="01-"/>
        <w:ind w:firstLine="480"/>
        <w:rPr>
          <w:rFonts w:ascii="宋体" w:hAnsi="宋体"/>
          <w:color w:val="000000"/>
        </w:rPr>
      </w:pPr>
      <w:r>
        <w:rPr>
          <w:rFonts w:ascii="宋体" w:hAnsi="宋体" w:cs="宋体"/>
          <w:color w:val="000000"/>
        </w:rPr>
        <w:t>（2）接口可扩展。API接口设计应遵循RESTful规范，接口定义清晰、统一，便于后续新增接口或修改现有接口的实现逻辑。</w:t>
      </w:r>
    </w:p>
    <w:p w14:paraId="23E77E15" w14:textId="77777777" w:rsidR="00E54D50" w:rsidRDefault="00353444">
      <w:pPr>
        <w:pStyle w:val="01-"/>
        <w:ind w:firstLine="480"/>
        <w:rPr>
          <w:rFonts w:ascii="宋体" w:hAnsi="宋体"/>
          <w:color w:val="000000"/>
        </w:rPr>
      </w:pPr>
      <w:r>
        <w:rPr>
          <w:rFonts w:ascii="宋体" w:hAnsi="宋体" w:cs="宋体"/>
          <w:color w:val="000000"/>
        </w:rPr>
        <w:t>（3）数据模型可扩展。数据库设计应考虑未来可能增加的数据字段和表关系，预留适当的扩展空间，避免因需求变更导致大规模的数据库结构重构。</w:t>
      </w:r>
    </w:p>
    <w:p w14:paraId="02DCA7CD" w14:textId="77777777" w:rsidR="00E54D50" w:rsidRDefault="00353444">
      <w:pPr>
        <w:pStyle w:val="03-"/>
        <w:spacing w:before="156"/>
      </w:pPr>
      <w:bookmarkStart w:id="43" w:name="_Toc8886"/>
      <w:r>
        <w:rPr>
          <w:rFonts w:hAnsi="黑体" w:cs="黑体"/>
          <w:color w:val="000000"/>
        </w:rPr>
        <w:t>2.3 用例与流程分析</w:t>
      </w:r>
      <w:bookmarkEnd w:id="43"/>
    </w:p>
    <w:p w14:paraId="661E117A" w14:textId="77777777" w:rsidR="00E54D50" w:rsidRDefault="00353444">
      <w:pPr>
        <w:pStyle w:val="01-"/>
        <w:ind w:firstLine="480"/>
      </w:pPr>
      <w:r>
        <w:rPr>
          <w:rFonts w:ascii="宋体" w:hAnsi="宋体" w:cs="宋体"/>
          <w:color w:val="000000"/>
        </w:rPr>
        <w:t>为了更清晰地理解用户与系统的交互过程，本节对三个核心业务流程进行描述性建模。</w:t>
      </w:r>
    </w:p>
    <w:p w14:paraId="2A916365" w14:textId="77777777" w:rsidR="00E54D50" w:rsidRDefault="00353444">
      <w:pPr>
        <w:pStyle w:val="04-"/>
        <w:spacing w:before="156"/>
      </w:pPr>
      <w:bookmarkStart w:id="44" w:name="_Toc17533"/>
      <w:r>
        <w:rPr>
          <w:rFonts w:hAnsi="黑体" w:cs="黑体"/>
          <w:color w:val="000000"/>
        </w:rPr>
        <w:t>2.3.1 矩阵上传流程</w:t>
      </w:r>
      <w:bookmarkEnd w:id="44"/>
    </w:p>
    <w:p w14:paraId="269EDDA7" w14:textId="77777777" w:rsidR="00E54D50" w:rsidRDefault="00353444">
      <w:pPr>
        <w:pStyle w:val="01-"/>
        <w:ind w:firstLine="480"/>
        <w:rPr>
          <w:rFonts w:ascii="宋体" w:hAnsi="宋体"/>
          <w:color w:val="000000"/>
        </w:rPr>
      </w:pPr>
      <w:r>
        <w:rPr>
          <w:rFonts w:ascii="宋体" w:hAnsi="宋体" w:cs="宋体"/>
          <w:color w:val="000000"/>
        </w:rPr>
        <w:t>矩阵上传是系统使用的第一步，用户需要先将支撑矩阵文件上传到系统中，作为后续达成度计算的基础。</w:t>
      </w:r>
    </w:p>
    <w:p w14:paraId="37AA1FD8" w14:textId="77777777" w:rsidR="00E54D50" w:rsidRDefault="00353444">
      <w:pPr>
        <w:pStyle w:val="01-"/>
        <w:ind w:firstLine="480"/>
        <w:rPr>
          <w:rFonts w:ascii="宋体" w:hAnsi="宋体"/>
          <w:color w:val="000000"/>
        </w:rPr>
      </w:pPr>
      <w:r>
        <w:rPr>
          <w:rFonts w:ascii="宋体" w:hAnsi="宋体" w:cs="宋体"/>
          <w:color w:val="000000"/>
        </w:rPr>
        <w:t>用户登录系统后，首先进入支撑矩阵管理页面。点击"上传矩阵"按钮，选择本地的Excel格式支撑矩阵文件，并指定该矩阵对应的届数。系统接收到文件后，首先进行文件格式校验，确认文件为有效的.xlsx格式。然后，系统使用pandas库读取Excel文件内容，按照预定的解析规则提取数据。</w:t>
      </w:r>
    </w:p>
    <w:p w14:paraId="14946296" w14:textId="77777777" w:rsidR="00E54D50" w:rsidRDefault="00353444">
      <w:pPr>
        <w:pStyle w:val="01-"/>
        <w:ind w:firstLine="480"/>
        <w:rPr>
          <w:rFonts w:ascii="宋体" w:hAnsi="宋体"/>
          <w:color w:val="000000"/>
        </w:rPr>
      </w:pPr>
      <w:r>
        <w:rPr>
          <w:rFonts w:ascii="宋体" w:hAnsi="宋体" w:cs="宋体"/>
          <w:color w:val="000000"/>
        </w:rPr>
        <w:t>解析过程中，系统按照以下逻辑建立数据关系：首先创建RequirementMatrix记录，存储矩阵的基本信息；</w:t>
      </w:r>
      <w:proofErr w:type="gramStart"/>
      <w:r>
        <w:rPr>
          <w:rFonts w:ascii="宋体" w:hAnsi="宋体" w:cs="宋体"/>
          <w:color w:val="000000"/>
        </w:rPr>
        <w:t>然后按列遍历</w:t>
      </w:r>
      <w:proofErr w:type="gramEnd"/>
      <w:r>
        <w:rPr>
          <w:rFonts w:ascii="宋体" w:hAnsi="宋体" w:cs="宋体"/>
          <w:color w:val="000000"/>
        </w:rPr>
        <w:t>数据，为每列创建一个GraduationRequirement记录；在毕业要求下，为每个指标点创建SubRequirement记录；接着为矩阵中的每门课程创建Course记录；最后，根据课程与指标点的支撑关系创建CourseSupportMatrix记录，存储支撑权重值。</w:t>
      </w:r>
    </w:p>
    <w:p w14:paraId="1B96C20D" w14:textId="77777777" w:rsidR="00E54D50" w:rsidRDefault="00353444">
      <w:pPr>
        <w:pStyle w:val="01-"/>
        <w:ind w:firstLine="480"/>
      </w:pPr>
      <w:r>
        <w:rPr>
          <w:rFonts w:ascii="宋体" w:hAnsi="宋体" w:cs="宋体"/>
          <w:color w:val="000000"/>
        </w:rPr>
        <w:lastRenderedPageBreak/>
        <w:t>解析完成后，系统返回上</w:t>
      </w:r>
      <w:proofErr w:type="gramStart"/>
      <w:r>
        <w:rPr>
          <w:rFonts w:ascii="宋体" w:hAnsi="宋体" w:cs="宋体"/>
          <w:color w:val="000000"/>
        </w:rPr>
        <w:t>传成功</w:t>
      </w:r>
      <w:proofErr w:type="gramEnd"/>
      <w:r>
        <w:rPr>
          <w:rFonts w:ascii="宋体" w:hAnsi="宋体" w:cs="宋体"/>
          <w:color w:val="000000"/>
        </w:rPr>
        <w:t>的提示信息。如果解析过程中出现错误，系统将返回错误提示，指导用户修正文件后重新上传。</w:t>
      </w:r>
    </w:p>
    <w:p w14:paraId="019F30FD" w14:textId="77777777" w:rsidR="00E54D50" w:rsidRDefault="00E54D50">
      <w:pPr>
        <w:pStyle w:val="28-"/>
      </w:pPr>
    </w:p>
    <w:p w14:paraId="5326F93B" w14:textId="77777777" w:rsidR="00E54D50" w:rsidRDefault="00353444">
      <w:pPr>
        <w:pStyle w:val="28-"/>
        <w:jc w:val="center"/>
      </w:pPr>
      <w:r>
        <w:rPr>
          <w:noProof/>
        </w:rPr>
        <w:drawing>
          <wp:inline distT="0" distB="0" distL="114300" distR="114300" wp14:anchorId="606D1A9F" wp14:editId="54A33986">
            <wp:extent cx="5048250" cy="5838825"/>
            <wp:effectExtent l="0" t="0" r="0" b="0"/>
            <wp:docPr id="5" name="E657119C-6982-421D-8BA7-E74DEB70A7D9-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2" descr="wps"/>
                    <pic:cNvPicPr>
                      <a:picLocks noChangeAspect="1"/>
                    </pic:cNvPicPr>
                  </pic:nvPicPr>
                  <pic:blipFill>
                    <a:blip r:embed="rId18"/>
                    <a:stretch>
                      <a:fillRect/>
                    </a:stretch>
                  </pic:blipFill>
                  <pic:spPr>
                    <a:xfrm>
                      <a:off x="0" y="0"/>
                      <a:ext cx="5048250" cy="5838825"/>
                    </a:xfrm>
                    <a:prstGeom prst="rect">
                      <a:avLst/>
                    </a:prstGeom>
                  </pic:spPr>
                </pic:pic>
              </a:graphicData>
            </a:graphic>
          </wp:inline>
        </w:drawing>
      </w:r>
    </w:p>
    <w:p w14:paraId="1934236E" w14:textId="77777777" w:rsidR="00E54D50" w:rsidRDefault="00353444">
      <w:pPr>
        <w:pStyle w:val="28-"/>
        <w:spacing w:line="263" w:lineRule="auto"/>
        <w:jc w:val="center"/>
      </w:pPr>
      <w:r>
        <w:rPr>
          <w:rFonts w:ascii="宋体" w:hAnsi="宋体"/>
        </w:rPr>
        <w:t>图2-2 矩阵上传</w:t>
      </w:r>
      <w:commentRangeStart w:id="45"/>
      <w:r>
        <w:rPr>
          <w:rFonts w:ascii="宋体" w:hAnsi="宋体"/>
        </w:rPr>
        <w:t>流程图</w:t>
      </w:r>
      <w:commentRangeEnd w:id="45"/>
      <w:r w:rsidR="0018642B">
        <w:rPr>
          <w:rStyle w:val="ab"/>
          <w:rFonts w:asciiTheme="minorHAnsi" w:eastAsiaTheme="minorEastAsia" w:hAnsiTheme="minorHAnsi"/>
        </w:rPr>
        <w:commentReference w:id="45"/>
      </w:r>
    </w:p>
    <w:p w14:paraId="003FED7C" w14:textId="77777777" w:rsidR="00E54D50" w:rsidRDefault="00E54D50">
      <w:pPr>
        <w:pStyle w:val="28-"/>
      </w:pPr>
    </w:p>
    <w:p w14:paraId="2F865C34" w14:textId="77777777" w:rsidR="00E54D50" w:rsidRDefault="00353444">
      <w:pPr>
        <w:pStyle w:val="04-"/>
        <w:spacing w:before="156"/>
      </w:pPr>
      <w:bookmarkStart w:id="46" w:name="_Toc27981"/>
      <w:r>
        <w:rPr>
          <w:rFonts w:hAnsi="黑体" w:cs="黑体"/>
          <w:color w:val="000000"/>
        </w:rPr>
        <w:t>2.3.2 成绩上传流程</w:t>
      </w:r>
      <w:bookmarkEnd w:id="46"/>
    </w:p>
    <w:p w14:paraId="508C0C89" w14:textId="77777777" w:rsidR="00E54D50" w:rsidRDefault="00353444">
      <w:pPr>
        <w:pStyle w:val="01-"/>
        <w:ind w:firstLine="480"/>
        <w:rPr>
          <w:rFonts w:ascii="宋体" w:hAnsi="宋体"/>
          <w:color w:val="000000"/>
        </w:rPr>
      </w:pPr>
      <w:r>
        <w:rPr>
          <w:rFonts w:ascii="宋体" w:hAnsi="宋体" w:cs="宋体"/>
          <w:color w:val="000000"/>
        </w:rPr>
        <w:t>成绩上传流程用于将课程成绩数据导入系统，为达成度计算提供数据输入。</w:t>
      </w:r>
    </w:p>
    <w:p w14:paraId="27C9BD3C" w14:textId="77777777" w:rsidR="00E54D50" w:rsidRDefault="00353444">
      <w:pPr>
        <w:pStyle w:val="01-"/>
        <w:ind w:firstLine="480"/>
        <w:rPr>
          <w:rFonts w:ascii="宋体" w:hAnsi="宋体"/>
          <w:color w:val="000000"/>
        </w:rPr>
      </w:pPr>
      <w:r>
        <w:rPr>
          <w:rFonts w:ascii="宋体" w:hAnsi="宋体" w:cs="宋体"/>
          <w:color w:val="000000"/>
        </w:rPr>
        <w:lastRenderedPageBreak/>
        <w:t>用户在完成矩阵上传后，进入成绩管理页面。点击"上</w:t>
      </w:r>
      <w:proofErr w:type="gramStart"/>
      <w:r>
        <w:rPr>
          <w:rFonts w:ascii="宋体" w:hAnsi="宋体" w:cs="宋体"/>
          <w:color w:val="000000"/>
        </w:rPr>
        <w:t>传成绩</w:t>
      </w:r>
      <w:proofErr w:type="gramEnd"/>
      <w:r>
        <w:rPr>
          <w:rFonts w:ascii="宋体" w:hAnsi="宋体" w:cs="宋体"/>
          <w:color w:val="000000"/>
        </w:rPr>
        <w:t>"按钮，选择需要上传的成绩文件。系统支持PDF和Excel两种格式的成绩文件，用户可以一次选择多个文件进行批量上传。</w:t>
      </w:r>
    </w:p>
    <w:p w14:paraId="016D7BFF" w14:textId="77777777" w:rsidR="00E54D50" w:rsidRDefault="00353444">
      <w:pPr>
        <w:pStyle w:val="01-"/>
        <w:ind w:firstLine="480"/>
        <w:rPr>
          <w:rFonts w:ascii="宋体" w:hAnsi="宋体" w:cs="宋体"/>
          <w:color w:val="000000"/>
        </w:rPr>
      </w:pPr>
      <w:r>
        <w:rPr>
          <w:rFonts w:ascii="宋体" w:hAnsi="宋体" w:cs="宋体"/>
          <w:color w:val="000000"/>
        </w:rPr>
        <w:t>对于PDF格式的成绩文件，系统遍历所有上传的PDF文件，使用pdfplumber库提取每页文本内容。通过正则表达式匹配关键信息：学号、课程名称、实到人数和平均分。系统按（届数，课程名）分组，采用加权平均法计算课程总平均分，即</w:t>
      </w:r>
    </w:p>
    <w:p w14:paraId="603A86E7" w14:textId="77777777" w:rsidR="00E54D50" w:rsidRDefault="00353444">
      <w:pPr>
        <w:pStyle w:val="01-"/>
        <w:spacing w:line="240" w:lineRule="auto"/>
        <w:ind w:firstLineChars="1070" w:firstLine="2568"/>
        <w:jc w:val="left"/>
      </w:pPr>
      <m:oMath>
        <m:r>
          <w:rPr>
            <w:rFonts w:ascii="Cambria Math" w:hAnsi="Cambria Math"/>
          </w:rPr>
          <m:t>总加权分数</m:t>
        </m:r>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m:t>
            </m:r>
            <m:r>
              <w:rPr>
                <w:rFonts w:ascii="Cambria Math" w:hAnsi="Cambria Math"/>
              </w:rPr>
              <m:t>实到人数</m:t>
            </m:r>
            <m:r>
              <w:rPr>
                <w:rFonts w:ascii="Cambria Math" w:hAnsi="Cambria Math"/>
              </w:rPr>
              <m:t>×</m:t>
            </m:r>
            <m:r>
              <w:rPr>
                <w:rFonts w:ascii="Cambria Math" w:hAnsi="Cambria Math"/>
              </w:rPr>
              <m:t>平均分</m:t>
            </m:r>
            <m:r>
              <w:rPr>
                <w:rFonts w:ascii="Cambria Math" w:hAnsi="Cambria Math"/>
              </w:rPr>
              <m:t>)</m:t>
            </m:r>
          </m:e>
        </m:nary>
      </m:oMath>
      <w:r>
        <w:rPr>
          <w:rFonts w:hAnsi="Cambria Math"/>
        </w:rPr>
        <w:tab/>
      </w:r>
      <w:r>
        <w:rPr>
          <w:rFonts w:hAnsi="Cambria Math"/>
        </w:rPr>
        <w:tab/>
        <w:t xml:space="preserve">  </w:t>
      </w:r>
      <w:r>
        <w:rPr>
          <w:rFonts w:hAnsi="Cambria Math"/>
        </w:rPr>
        <w:tab/>
      </w:r>
      <w:r>
        <w:rPr>
          <w:rFonts w:hAnsi="Cambria Math"/>
        </w:rPr>
        <w:tab/>
        <w:t xml:space="preserve">  </w:t>
      </w:r>
      <w:r>
        <w:rPr>
          <w:rFonts w:eastAsia="Times New Roman"/>
          <w:color w:val="000000"/>
        </w:rPr>
        <w:t>(2-3)</w:t>
      </w:r>
    </w:p>
    <w:p w14:paraId="40563EA2" w14:textId="77777777" w:rsidR="00E54D50" w:rsidRDefault="00353444">
      <w:pPr>
        <w:pStyle w:val="01-"/>
        <w:spacing w:line="240" w:lineRule="auto"/>
        <w:ind w:firstLineChars="1070" w:firstLine="2568"/>
        <w:jc w:val="left"/>
      </w:pPr>
      <m:oMath>
        <m:r>
          <w:rPr>
            <w:rFonts w:ascii="Cambria Math" w:hAnsi="Cambria Math"/>
          </w:rPr>
          <m:t>总人数</m:t>
        </m:r>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实到人数</m:t>
            </m:r>
          </m:e>
        </m:nary>
      </m:oMath>
      <w:r>
        <w:rPr>
          <w:rFonts w:hAnsi="Cambria Math"/>
        </w:rPr>
        <w:tab/>
      </w:r>
      <w:r>
        <w:rPr>
          <w:rFonts w:hAnsi="Cambria Math"/>
        </w:rPr>
        <w:tab/>
        <w:t xml:space="preserve">  </w:t>
      </w:r>
      <w:r>
        <w:rPr>
          <w:rFonts w:hAnsi="Cambria Math"/>
        </w:rPr>
        <w:tab/>
      </w:r>
      <w:r>
        <w:rPr>
          <w:rFonts w:hAnsi="Cambria Math"/>
        </w:rPr>
        <w:tab/>
      </w:r>
      <w:r>
        <w:rPr>
          <w:rFonts w:hAnsi="Cambria Math"/>
        </w:rPr>
        <w:tab/>
        <w:t xml:space="preserve">  </w:t>
      </w:r>
      <w:r>
        <w:rPr>
          <w:rFonts w:hAnsi="Cambria Math"/>
        </w:rPr>
        <w:tab/>
      </w:r>
      <w:r>
        <w:rPr>
          <w:rFonts w:hAnsi="Cambria Math"/>
        </w:rPr>
        <w:tab/>
      </w:r>
      <w:r>
        <w:rPr>
          <w:rFonts w:hAnsi="Cambria Math"/>
        </w:rPr>
        <w:tab/>
        <w:t xml:space="preserve">  </w:t>
      </w:r>
      <w:r>
        <w:rPr>
          <w:rFonts w:eastAsia="Times New Roman"/>
          <w:color w:val="000000"/>
        </w:rPr>
        <w:t>(2-4)</w:t>
      </w:r>
    </w:p>
    <w:p w14:paraId="47ADB5AD" w14:textId="77777777" w:rsidR="00E54D50" w:rsidRDefault="00353444">
      <w:pPr>
        <w:pStyle w:val="01-"/>
        <w:spacing w:line="240" w:lineRule="auto"/>
        <w:ind w:firstLineChars="1070" w:firstLine="2568"/>
        <w:jc w:val="left"/>
        <w:rPr>
          <w:rFonts w:ascii="宋体" w:hAnsi="宋体" w:cs="宋体"/>
          <w:color w:val="000000"/>
        </w:rPr>
      </w:pPr>
      <m:oMath>
        <m:r>
          <w:rPr>
            <w:rFonts w:ascii="Cambria Math" w:hAnsi="Cambria Math"/>
          </w:rPr>
          <m:t>课程成绩</m:t>
        </m:r>
        <m:r>
          <w:rPr>
            <w:rFonts w:ascii="Cambria Math" w:hAnsi="Cambria Math"/>
          </w:rPr>
          <m:t>=</m:t>
        </m:r>
        <m:f>
          <m:fPr>
            <m:ctrlPr>
              <w:rPr>
                <w:rFonts w:ascii="Cambria Math" w:hAnsi="Cambria Math"/>
              </w:rPr>
            </m:ctrlPr>
          </m:fPr>
          <m:num>
            <m:r>
              <w:rPr>
                <w:rFonts w:ascii="Cambria Math" w:hAnsi="Cambria Math"/>
              </w:rPr>
              <m:t>总加权分数</m:t>
            </m:r>
          </m:num>
          <m:den>
            <m:r>
              <w:rPr>
                <w:rFonts w:ascii="Cambria Math" w:hAnsi="Cambria Math"/>
              </w:rPr>
              <m:t>总人数</m:t>
            </m:r>
          </m:den>
        </m:f>
      </m:oMath>
      <w:r>
        <w:rPr>
          <w:rFonts w:hAnsi="Cambria Math"/>
        </w:rPr>
        <w:tab/>
      </w:r>
      <w:r>
        <w:rPr>
          <w:rFonts w:hAnsi="Cambria Math"/>
        </w:rPr>
        <w:tab/>
        <w:t xml:space="preserve">  </w:t>
      </w:r>
      <w:r>
        <w:rPr>
          <w:rFonts w:hAnsi="Cambria Math"/>
        </w:rPr>
        <w:tab/>
      </w:r>
      <w:r>
        <w:rPr>
          <w:rFonts w:hAnsi="Cambria Math"/>
        </w:rPr>
        <w:tab/>
      </w:r>
      <w:r>
        <w:rPr>
          <w:rFonts w:hAnsi="Cambria Math"/>
        </w:rPr>
        <w:tab/>
        <w:t xml:space="preserve">  </w:t>
      </w:r>
      <w:r>
        <w:rPr>
          <w:rFonts w:hAnsi="Cambria Math"/>
        </w:rPr>
        <w:tab/>
      </w:r>
      <w:r>
        <w:rPr>
          <w:rFonts w:hAnsi="Cambria Math"/>
        </w:rPr>
        <w:tab/>
      </w:r>
      <w:r>
        <w:rPr>
          <w:rFonts w:hAnsi="Cambria Math"/>
        </w:rPr>
        <w:tab/>
        <w:t xml:space="preserve">  </w:t>
      </w:r>
      <w:r>
        <w:rPr>
          <w:rFonts w:eastAsia="Times New Roman"/>
          <w:color w:val="000000"/>
        </w:rPr>
        <w:t>(2-5)</w:t>
      </w:r>
    </w:p>
    <w:p w14:paraId="6E1F8C1B" w14:textId="77777777" w:rsidR="00E54D50" w:rsidRDefault="00353444">
      <w:pPr>
        <w:pStyle w:val="01-"/>
        <w:ind w:firstLineChars="0" w:firstLine="420"/>
      </w:pPr>
      <w:r>
        <w:rPr>
          <w:rFonts w:ascii="宋体" w:hAnsi="宋体" w:cs="宋体"/>
          <w:color w:val="000000"/>
        </w:rPr>
        <w:t>最后，将计算得到的课程成绩除以100，转换为0-1范围的达成度值，更新对应课程的achievement字段。</w:t>
      </w:r>
    </w:p>
    <w:p w14:paraId="4B4ED4FB" w14:textId="77777777" w:rsidR="00E54D50" w:rsidRDefault="00353444">
      <w:pPr>
        <w:pStyle w:val="01-"/>
        <w:ind w:firstLine="480"/>
      </w:pPr>
      <w:r>
        <w:rPr>
          <w:rFonts w:ascii="宋体" w:hAnsi="宋体" w:cs="宋体"/>
          <w:color w:val="000000"/>
        </w:rPr>
        <w:t>上</w:t>
      </w:r>
      <w:proofErr w:type="gramStart"/>
      <w:r>
        <w:rPr>
          <w:rFonts w:ascii="宋体" w:hAnsi="宋体" w:cs="宋体"/>
          <w:color w:val="000000"/>
        </w:rPr>
        <w:t>传完成</w:t>
      </w:r>
      <w:proofErr w:type="gramEnd"/>
      <w:r>
        <w:rPr>
          <w:rFonts w:ascii="宋体" w:hAnsi="宋体" w:cs="宋体"/>
          <w:color w:val="000000"/>
        </w:rPr>
        <w:t>后，系统返回处理结果报告，包括成功处理的文件数量、跳过的文件数量及原因。用户可以在课程管理页面查看各门课程的达成度值。</w:t>
      </w:r>
    </w:p>
    <w:p w14:paraId="2A4D6DB0" w14:textId="77777777" w:rsidR="00E54D50" w:rsidRDefault="00E54D50">
      <w:pPr>
        <w:pStyle w:val="28-"/>
      </w:pPr>
    </w:p>
    <w:p w14:paraId="7775BDDE" w14:textId="77777777" w:rsidR="00E54D50" w:rsidRDefault="00353444">
      <w:pPr>
        <w:pStyle w:val="28-"/>
        <w:jc w:val="center"/>
      </w:pPr>
      <w:r>
        <w:rPr>
          <w:noProof/>
        </w:rPr>
        <w:lastRenderedPageBreak/>
        <w:drawing>
          <wp:inline distT="0" distB="0" distL="114300" distR="114300" wp14:anchorId="14E2BBE0" wp14:editId="594E2CF5">
            <wp:extent cx="5542280" cy="5344160"/>
            <wp:effectExtent l="0" t="0" r="0" b="0"/>
            <wp:docPr id="7" name="E657119C-6982-421D-8BA7-E74DEB70A7D9-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wps"/>
                    <pic:cNvPicPr>
                      <a:picLocks noChangeAspect="1"/>
                    </pic:cNvPicPr>
                  </pic:nvPicPr>
                  <pic:blipFill>
                    <a:blip r:embed="rId19"/>
                    <a:stretch>
                      <a:fillRect/>
                    </a:stretch>
                  </pic:blipFill>
                  <pic:spPr>
                    <a:xfrm>
                      <a:off x="0" y="0"/>
                      <a:ext cx="5542280" cy="5344160"/>
                    </a:xfrm>
                    <a:prstGeom prst="rect">
                      <a:avLst/>
                    </a:prstGeom>
                  </pic:spPr>
                </pic:pic>
              </a:graphicData>
            </a:graphic>
          </wp:inline>
        </w:drawing>
      </w:r>
    </w:p>
    <w:p w14:paraId="7B01F20B" w14:textId="77777777" w:rsidR="00E54D50" w:rsidRDefault="00353444">
      <w:pPr>
        <w:pStyle w:val="28-"/>
        <w:spacing w:line="263" w:lineRule="auto"/>
        <w:jc w:val="center"/>
      </w:pPr>
      <w:r>
        <w:rPr>
          <w:rFonts w:ascii="宋体" w:hAnsi="宋体"/>
        </w:rPr>
        <w:t>图2-3 成绩上传流程图</w:t>
      </w:r>
    </w:p>
    <w:p w14:paraId="14AF8EB4" w14:textId="77777777" w:rsidR="00E54D50" w:rsidRDefault="00E54D50">
      <w:pPr>
        <w:pStyle w:val="28-"/>
      </w:pPr>
    </w:p>
    <w:p w14:paraId="2E0248DD" w14:textId="77777777" w:rsidR="00E54D50" w:rsidRDefault="00353444">
      <w:pPr>
        <w:pStyle w:val="04-"/>
        <w:spacing w:before="156"/>
      </w:pPr>
      <w:bookmarkStart w:id="47" w:name="_Toc11294"/>
      <w:r>
        <w:rPr>
          <w:rFonts w:hAnsi="黑体" w:cs="黑体"/>
          <w:color w:val="000000"/>
        </w:rPr>
        <w:t>2.3.3 达成度计算流程</w:t>
      </w:r>
      <w:bookmarkEnd w:id="47"/>
    </w:p>
    <w:p w14:paraId="28B205FA" w14:textId="77777777" w:rsidR="00E54D50" w:rsidRDefault="00353444">
      <w:pPr>
        <w:pStyle w:val="01-"/>
        <w:ind w:firstLine="480"/>
        <w:rPr>
          <w:rFonts w:ascii="宋体" w:hAnsi="宋体"/>
          <w:color w:val="000000"/>
        </w:rPr>
      </w:pPr>
      <w:r>
        <w:rPr>
          <w:rFonts w:ascii="宋体" w:hAnsi="宋体" w:cs="宋体"/>
          <w:color w:val="000000"/>
        </w:rPr>
        <w:t>达成度计算流程是系统的核心业务流程，用户在完成矩阵上传和成绩上传后，触发达成度计算操作。</w:t>
      </w:r>
    </w:p>
    <w:p w14:paraId="509C0A6E" w14:textId="77777777" w:rsidR="00E54D50" w:rsidRDefault="00353444">
      <w:pPr>
        <w:pStyle w:val="01-"/>
        <w:ind w:firstLine="480"/>
        <w:rPr>
          <w:rFonts w:ascii="宋体" w:hAnsi="宋体"/>
          <w:color w:val="000000"/>
        </w:rPr>
      </w:pPr>
      <w:r>
        <w:rPr>
          <w:rFonts w:ascii="宋体" w:hAnsi="宋体" w:cs="宋体"/>
          <w:color w:val="000000"/>
        </w:rPr>
        <w:t>用户在仪表盘页面或达成</w:t>
      </w:r>
      <w:proofErr w:type="gramStart"/>
      <w:r>
        <w:rPr>
          <w:rFonts w:ascii="宋体" w:hAnsi="宋体" w:cs="宋体"/>
          <w:color w:val="000000"/>
        </w:rPr>
        <w:t>度管理</w:t>
      </w:r>
      <w:proofErr w:type="gramEnd"/>
      <w:r>
        <w:rPr>
          <w:rFonts w:ascii="宋体" w:hAnsi="宋体" w:cs="宋体"/>
          <w:color w:val="000000"/>
        </w:rPr>
        <w:t>页面点击"计算达成度"按钮，系统接收计算请求。首先，系统根据当前选中的届数，查询对应的支撑矩阵数据，获取该届的所有毕业要求、指标点、课程和支撑关系。然后，系统检查所有课程是否已有达成度值，对于缺失达成度值的课程，给予提示但继续计算。</w:t>
      </w:r>
    </w:p>
    <w:p w14:paraId="0D490A29" w14:textId="77777777" w:rsidR="00E54D50" w:rsidRDefault="00353444">
      <w:pPr>
        <w:pStyle w:val="01-"/>
        <w:ind w:firstLine="480"/>
        <w:rPr>
          <w:rFonts w:ascii="宋体" w:hAnsi="宋体"/>
          <w:color w:val="000000"/>
        </w:rPr>
      </w:pPr>
      <w:r>
        <w:rPr>
          <w:rFonts w:ascii="宋体" w:hAnsi="宋体" w:cs="宋体"/>
          <w:color w:val="000000"/>
        </w:rPr>
        <w:t>计算过程按照三级模型进行：</w:t>
      </w:r>
    </w:p>
    <w:p w14:paraId="46178576" w14:textId="77777777" w:rsidR="00E54D50" w:rsidRDefault="00353444">
      <w:pPr>
        <w:pStyle w:val="01-"/>
        <w:ind w:firstLine="480"/>
        <w:rPr>
          <w:rFonts w:ascii="宋体" w:hAnsi="宋体"/>
          <w:color w:val="000000"/>
        </w:rPr>
      </w:pPr>
      <w:r>
        <w:rPr>
          <w:rFonts w:ascii="宋体" w:hAnsi="宋体" w:cs="宋体"/>
          <w:color w:val="000000"/>
        </w:rPr>
        <w:t>第一层，课程达成度直接使用成绩上传后计算得到的达成度值，范围为0-1。</w:t>
      </w:r>
    </w:p>
    <w:p w14:paraId="0F67CD0C" w14:textId="77777777" w:rsidR="00E54D50" w:rsidRDefault="00353444">
      <w:pPr>
        <w:pStyle w:val="01-"/>
        <w:ind w:firstLine="480"/>
        <w:rPr>
          <w:rFonts w:ascii="宋体" w:hAnsi="宋体"/>
          <w:color w:val="000000"/>
        </w:rPr>
      </w:pPr>
      <w:r>
        <w:rPr>
          <w:rFonts w:ascii="宋体" w:hAnsi="宋体" w:cs="宋体"/>
          <w:color w:val="000000"/>
        </w:rPr>
        <w:lastRenderedPageBreak/>
        <w:t>第二层，对于每个指标点，系统查询支撑该指标点的所有课程支撑关系（CourseSupportMatrix记录），获取每门课程的达成度值和支撑权重。</w:t>
      </w:r>
      <w:proofErr w:type="gramStart"/>
      <w:r>
        <w:rPr>
          <w:rFonts w:ascii="宋体" w:hAnsi="宋体" w:cs="宋体"/>
          <w:color w:val="000000"/>
        </w:rPr>
        <w:t>按照式</w:t>
      </w:r>
      <w:proofErr w:type="gramEnd"/>
      <w:r>
        <w:rPr>
          <w:rFonts w:ascii="宋体" w:hAnsi="宋体" w:cs="宋体"/>
          <w:color w:val="000000"/>
        </w:rPr>
        <w:t>(2-1)进行计算。计算结果存储到CalculationResult模型中，关联对应的SubRequirement记录。</w:t>
      </w:r>
    </w:p>
    <w:p w14:paraId="1C31FC49" w14:textId="77777777" w:rsidR="00E54D50" w:rsidRDefault="00353444">
      <w:pPr>
        <w:pStyle w:val="01-"/>
        <w:ind w:firstLine="480"/>
        <w:rPr>
          <w:rFonts w:ascii="宋体" w:hAnsi="宋体"/>
          <w:color w:val="000000"/>
        </w:rPr>
      </w:pPr>
      <w:r>
        <w:rPr>
          <w:rFonts w:ascii="宋体" w:hAnsi="宋体" w:cs="宋体"/>
          <w:color w:val="000000"/>
        </w:rPr>
        <w:t>第三层，对于每条毕业要求，系统查询该毕业要求下的所有指标点，获取各指标点的达成度值。</w:t>
      </w:r>
    </w:p>
    <w:p w14:paraId="44A83577" w14:textId="77777777" w:rsidR="00E54D50" w:rsidRDefault="00353444">
      <w:pPr>
        <w:pStyle w:val="01-"/>
        <w:ind w:firstLine="480"/>
      </w:pPr>
      <w:r>
        <w:rPr>
          <w:rFonts w:ascii="宋体" w:hAnsi="宋体" w:cs="宋体"/>
          <w:color w:val="000000"/>
        </w:rPr>
        <w:t>计算完成后，系统返回完整的达成度计算结果，包括</w:t>
      </w:r>
      <w:proofErr w:type="gramStart"/>
      <w:r>
        <w:rPr>
          <w:rFonts w:ascii="宋体" w:hAnsi="宋体" w:cs="宋体"/>
          <w:color w:val="000000"/>
        </w:rPr>
        <w:t>各毕业</w:t>
      </w:r>
      <w:proofErr w:type="gramEnd"/>
      <w:r>
        <w:rPr>
          <w:rFonts w:ascii="宋体" w:hAnsi="宋体" w:cs="宋体"/>
          <w:color w:val="000000"/>
        </w:rPr>
        <w:t>要求的达成度值和各指标点的达成度值。用户可以在仪表盘页面通过图表直观查看达成度分布情况，也可以在指标点管理页面查看详细的达成度数据。</w:t>
      </w:r>
    </w:p>
    <w:p w14:paraId="0417F1DF" w14:textId="77777777" w:rsidR="00E54D50" w:rsidRDefault="00E54D50">
      <w:pPr>
        <w:pStyle w:val="28-"/>
      </w:pPr>
    </w:p>
    <w:p w14:paraId="25A6B11C" w14:textId="77777777" w:rsidR="00E54D50" w:rsidRDefault="00353444">
      <w:pPr>
        <w:pStyle w:val="28-"/>
        <w:jc w:val="center"/>
      </w:pPr>
      <w:r>
        <w:rPr>
          <w:noProof/>
        </w:rPr>
        <w:drawing>
          <wp:inline distT="0" distB="0" distL="114300" distR="114300" wp14:anchorId="271F8FC4" wp14:editId="00DB271A">
            <wp:extent cx="3933825" cy="5448300"/>
            <wp:effectExtent l="0" t="0" r="0" b="0"/>
            <wp:docPr id="8" name="E657119C-6982-421D-8BA7-E74DEB70A7D9-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657119C-6982-421D-8BA7-E74DEB70A7D9-4" descr="wps"/>
                    <pic:cNvPicPr>
                      <a:picLocks noChangeAspect="1"/>
                    </pic:cNvPicPr>
                  </pic:nvPicPr>
                  <pic:blipFill>
                    <a:blip r:embed="rId20"/>
                    <a:stretch>
                      <a:fillRect/>
                    </a:stretch>
                  </pic:blipFill>
                  <pic:spPr>
                    <a:xfrm>
                      <a:off x="0" y="0"/>
                      <a:ext cx="3933825" cy="5448300"/>
                    </a:xfrm>
                    <a:prstGeom prst="rect">
                      <a:avLst/>
                    </a:prstGeom>
                  </pic:spPr>
                </pic:pic>
              </a:graphicData>
            </a:graphic>
          </wp:inline>
        </w:drawing>
      </w:r>
    </w:p>
    <w:p w14:paraId="06E54263" w14:textId="77777777" w:rsidR="00E54D50" w:rsidRDefault="00353444">
      <w:pPr>
        <w:pStyle w:val="28-"/>
        <w:spacing w:line="263" w:lineRule="auto"/>
        <w:jc w:val="center"/>
      </w:pPr>
      <w:r>
        <w:rPr>
          <w:rFonts w:ascii="宋体" w:hAnsi="宋体"/>
        </w:rPr>
        <w:t>图2-4 达成度计算</w:t>
      </w:r>
      <w:commentRangeStart w:id="48"/>
      <w:r>
        <w:rPr>
          <w:rFonts w:ascii="宋体" w:hAnsi="宋体"/>
        </w:rPr>
        <w:t>流程图</w:t>
      </w:r>
      <w:commentRangeEnd w:id="48"/>
      <w:r w:rsidR="0018642B">
        <w:rPr>
          <w:rStyle w:val="ab"/>
          <w:rFonts w:asciiTheme="minorHAnsi" w:eastAsiaTheme="minorEastAsia" w:hAnsiTheme="minorHAnsi"/>
        </w:rPr>
        <w:commentReference w:id="48"/>
      </w:r>
    </w:p>
    <w:p w14:paraId="243080D2" w14:textId="77777777" w:rsidR="00E54D50" w:rsidRDefault="00E54D50">
      <w:pPr>
        <w:pStyle w:val="28-"/>
      </w:pPr>
    </w:p>
    <w:p w14:paraId="73CABC3F" w14:textId="77777777" w:rsidR="00E54D50" w:rsidRDefault="00353444">
      <w:pPr>
        <w:pStyle w:val="03-"/>
        <w:spacing w:before="156"/>
      </w:pPr>
      <w:bookmarkStart w:id="49" w:name="_Toc22747"/>
      <w:r>
        <w:rPr>
          <w:rFonts w:hAnsi="黑体" w:cs="黑体"/>
          <w:color w:val="000000"/>
        </w:rPr>
        <w:t>2.4 本章小结</w:t>
      </w:r>
      <w:bookmarkEnd w:id="49"/>
    </w:p>
    <w:p w14:paraId="43A4B36C" w14:textId="77777777" w:rsidR="00E54D50" w:rsidRDefault="00353444">
      <w:pPr>
        <w:pStyle w:val="01-"/>
        <w:ind w:firstLine="480"/>
        <w:rPr>
          <w:rFonts w:ascii="宋体" w:hAnsi="宋体"/>
          <w:color w:val="000000"/>
        </w:rPr>
      </w:pPr>
      <w:r>
        <w:rPr>
          <w:rFonts w:ascii="宋体" w:hAnsi="宋体" w:cs="宋体"/>
          <w:color w:val="000000"/>
        </w:rPr>
        <w:t>本章对毕业要求达成度计算系统进行了全面的需求分析。功能需求部分从支撑矩阵管理、课程成绩管理、达成度计算、数据可视化和多届数据管理五个方面详细描述了系统需要提供的核心功能；用例与流程分析部分通过矩阵上传、成绩上传和达成度计算三个核心流程，描述了用户与系统的交互方式。完整的需求分析为后续的系统设计提供了清晰的输入和明确的约束条件。</w:t>
      </w:r>
    </w:p>
    <w:p w14:paraId="20841DDD" w14:textId="77777777" w:rsidR="00E54D50" w:rsidRDefault="00E54D50">
      <w:pPr>
        <w:pStyle w:val="01-"/>
        <w:ind w:firstLine="480"/>
        <w:rPr>
          <w:rFonts w:ascii="宋体" w:hAnsi="宋体"/>
          <w:color w:val="000000"/>
        </w:rPr>
      </w:pPr>
    </w:p>
    <w:p w14:paraId="077A62C8" w14:textId="77777777" w:rsidR="00E54D50" w:rsidRDefault="00E54D50"/>
    <w:p w14:paraId="7D2C4EAC" w14:textId="77777777" w:rsidR="00E54D50" w:rsidRDefault="00353444">
      <w:pPr>
        <w:pStyle w:val="02-"/>
        <w:spacing w:before="156" w:after="312"/>
      </w:pPr>
      <w:bookmarkStart w:id="50" w:name="_Toc6216"/>
      <w:commentRangeStart w:id="51"/>
      <w:r>
        <w:rPr>
          <w:rFonts w:hAnsi="黑体" w:cs="黑体"/>
          <w:color w:val="000000"/>
        </w:rPr>
        <w:t>第3</w:t>
      </w:r>
      <w:commentRangeEnd w:id="51"/>
      <w:r w:rsidR="0018642B">
        <w:rPr>
          <w:rStyle w:val="ab"/>
          <w:rFonts w:asciiTheme="minorHAnsi" w:eastAsiaTheme="minorEastAsia" w:hAnsiTheme="minorHAnsi" w:cstheme="minorBidi"/>
          <w:b w:val="0"/>
          <w:bCs w:val="0"/>
          <w:kern w:val="2"/>
        </w:rPr>
        <w:commentReference w:id="51"/>
      </w:r>
      <w:r>
        <w:rPr>
          <w:rFonts w:hAnsi="黑体" w:cs="黑体"/>
          <w:color w:val="000000"/>
        </w:rPr>
        <w:t>章 系统总体设计</w:t>
      </w:r>
      <w:bookmarkEnd w:id="50"/>
    </w:p>
    <w:p w14:paraId="27D30948" w14:textId="77777777" w:rsidR="00E54D50" w:rsidRDefault="00353444">
      <w:pPr>
        <w:pStyle w:val="01-"/>
        <w:ind w:firstLine="480"/>
      </w:pPr>
      <w:r>
        <w:rPr>
          <w:rFonts w:ascii="宋体" w:hAnsi="宋体" w:cs="宋体"/>
          <w:color w:val="000000"/>
        </w:rPr>
        <w:t>系统总体设计是在需求分析的基础上，对系统的宏观架构、模块划分、数据库结构和关键算法进行规划设计的过程。本章将详细阐述毕业要求达成度计算系统的总体设计方案。</w:t>
      </w:r>
    </w:p>
    <w:p w14:paraId="6617DF1A" w14:textId="77777777" w:rsidR="00E54D50" w:rsidRDefault="00353444">
      <w:pPr>
        <w:pStyle w:val="03-"/>
        <w:spacing w:before="156"/>
      </w:pPr>
      <w:bookmarkStart w:id="52" w:name="_Toc17795"/>
      <w:r>
        <w:rPr>
          <w:rFonts w:hAnsi="黑体" w:cs="黑体"/>
          <w:color w:val="000000"/>
        </w:rPr>
        <w:t>3.1 系统架构设计</w:t>
      </w:r>
      <w:bookmarkEnd w:id="52"/>
    </w:p>
    <w:p w14:paraId="3CD6E161" w14:textId="77777777" w:rsidR="00E54D50" w:rsidRDefault="00353444">
      <w:pPr>
        <w:pStyle w:val="04-"/>
        <w:spacing w:before="156"/>
      </w:pPr>
      <w:bookmarkStart w:id="53" w:name="_Toc1529"/>
      <w:r>
        <w:rPr>
          <w:rFonts w:hAnsi="黑体" w:cs="黑体"/>
          <w:color w:val="000000"/>
        </w:rPr>
        <w:t>3.1.1 前后端分离架构</w:t>
      </w:r>
      <w:bookmarkEnd w:id="53"/>
    </w:p>
    <w:p w14:paraId="1A912686" w14:textId="77777777" w:rsidR="00E54D50" w:rsidRDefault="00353444">
      <w:pPr>
        <w:pStyle w:val="01-"/>
        <w:ind w:firstLine="480"/>
        <w:rPr>
          <w:rFonts w:ascii="宋体" w:hAnsi="宋体"/>
          <w:color w:val="000000"/>
        </w:rPr>
      </w:pPr>
      <w:r>
        <w:rPr>
          <w:rFonts w:ascii="宋体" w:hAnsi="宋体" w:cs="宋体"/>
          <w:color w:val="000000"/>
        </w:rPr>
        <w:t>本系统采用前后端分离的架构模式，将用户界面层（前端）与业务逻辑层（后端）独立开发、独立部署，通过RESTful API进行数据交互。这种架构模式具有以下优势：</w:t>
      </w:r>
    </w:p>
    <w:p w14:paraId="4D7FA5D1" w14:textId="77777777" w:rsidR="00E54D50" w:rsidRDefault="00353444">
      <w:pPr>
        <w:pStyle w:val="01-"/>
        <w:ind w:firstLine="480"/>
        <w:rPr>
          <w:rFonts w:ascii="宋体" w:hAnsi="宋体"/>
          <w:color w:val="000000"/>
        </w:rPr>
      </w:pPr>
      <w:r>
        <w:rPr>
          <w:rFonts w:ascii="宋体" w:hAnsi="宋体" w:cs="宋体"/>
          <w:color w:val="000000"/>
        </w:rPr>
        <w:t>第一，开发效率高。前后端可以并行开发，前端开发人员专注于界面设计和交互实现，后端开发人员专注于业务逻辑和数据处理，减少了开发过程中的相互依赖和等待时间。</w:t>
      </w:r>
    </w:p>
    <w:p w14:paraId="3509132D" w14:textId="77777777" w:rsidR="00E54D50" w:rsidRDefault="00353444">
      <w:pPr>
        <w:pStyle w:val="01-"/>
        <w:ind w:firstLine="480"/>
        <w:rPr>
          <w:rFonts w:ascii="宋体" w:hAnsi="宋体"/>
          <w:color w:val="000000"/>
        </w:rPr>
      </w:pPr>
      <w:r>
        <w:rPr>
          <w:rFonts w:ascii="宋体" w:hAnsi="宋体" w:cs="宋体"/>
          <w:color w:val="000000"/>
        </w:rPr>
        <w:t>第二，技术选型灵活。前后端可以独立选择最适合自身需求的技术</w:t>
      </w:r>
      <w:proofErr w:type="gramStart"/>
      <w:r>
        <w:rPr>
          <w:rFonts w:ascii="宋体" w:hAnsi="宋体" w:cs="宋体"/>
          <w:color w:val="000000"/>
        </w:rPr>
        <w:t>栈</w:t>
      </w:r>
      <w:proofErr w:type="gramEnd"/>
      <w:r>
        <w:rPr>
          <w:rFonts w:ascii="宋体" w:hAnsi="宋体" w:cs="宋体"/>
          <w:color w:val="000000"/>
        </w:rPr>
        <w:t>。本系统后端选用Python的Django框架，利用其强大的ORM和Admin功能快速构建API服务；前端选用Vue.js 3框架，利用其响应式数据绑定和组件</w:t>
      </w:r>
      <w:proofErr w:type="gramStart"/>
      <w:r>
        <w:rPr>
          <w:rFonts w:ascii="宋体" w:hAnsi="宋体" w:cs="宋体"/>
          <w:color w:val="000000"/>
        </w:rPr>
        <w:t>化开发</w:t>
      </w:r>
      <w:proofErr w:type="gramEnd"/>
      <w:r>
        <w:rPr>
          <w:rFonts w:ascii="宋体" w:hAnsi="宋体" w:cs="宋体"/>
          <w:color w:val="000000"/>
        </w:rPr>
        <w:t>特性构建流畅的用户界面。</w:t>
      </w:r>
    </w:p>
    <w:p w14:paraId="38316D6E" w14:textId="77777777" w:rsidR="00E54D50" w:rsidRDefault="00353444">
      <w:pPr>
        <w:pStyle w:val="01-"/>
        <w:ind w:firstLine="480"/>
        <w:rPr>
          <w:rFonts w:ascii="宋体" w:hAnsi="宋体"/>
          <w:color w:val="000000"/>
        </w:rPr>
      </w:pPr>
      <w:r>
        <w:rPr>
          <w:rFonts w:ascii="宋体" w:hAnsi="宋体" w:cs="宋体"/>
          <w:color w:val="000000"/>
        </w:rPr>
        <w:t>第三，可维护性好。前后端代码分离，职责清晰，便于后续的维护和功能扩展。当需要修改界面样式或交互逻辑时，只需更新前端代码；当需要调整业务规则或数据处理逻辑时，只需修改后端代码。</w:t>
      </w:r>
    </w:p>
    <w:p w14:paraId="5B3FE4C2" w14:textId="77777777" w:rsidR="00E54D50" w:rsidRDefault="00353444">
      <w:pPr>
        <w:pStyle w:val="01-"/>
        <w:ind w:firstLine="480"/>
        <w:rPr>
          <w:rFonts w:ascii="宋体" w:hAnsi="宋体"/>
          <w:color w:val="000000"/>
        </w:rPr>
      </w:pPr>
      <w:r>
        <w:rPr>
          <w:rFonts w:ascii="宋体" w:hAnsi="宋体" w:cs="宋体"/>
          <w:color w:val="000000"/>
        </w:rPr>
        <w:lastRenderedPageBreak/>
        <w:t>第四，部署灵活。前后端可以独立部署，前端静态资源可以部署到CDN或Nginx服务器，后端服务可以部署到云服务器或容器平台，便于根据实际负载情况进行弹性扩展。</w:t>
      </w:r>
    </w:p>
    <w:p w14:paraId="3D37D17A" w14:textId="77777777" w:rsidR="00E54D50" w:rsidRDefault="00353444">
      <w:pPr>
        <w:pStyle w:val="01-"/>
        <w:ind w:firstLine="480"/>
      </w:pPr>
      <w:r>
        <w:rPr>
          <w:rFonts w:ascii="宋体" w:hAnsi="宋体" w:cs="宋体"/>
          <w:color w:val="000000"/>
        </w:rPr>
        <w:t>系统的整体架构分为四层：前端展示层、API网关层、业务逻辑层和数据持久化层。前端展示层基于Vue.js 3实现，负责用户界面的渲染和用户交互的处理。API网关层基于Django REST Framework实现，负责接收前端请求、进行身份验证、路由分发和响应序列化。业务逻辑层包含系统的核心业务模块，包括矩阵管理服务、成绩处理服务、达成度计算服务等。数据</w:t>
      </w:r>
      <w:proofErr w:type="gramStart"/>
      <w:r>
        <w:rPr>
          <w:rFonts w:ascii="宋体" w:hAnsi="宋体" w:cs="宋体"/>
          <w:color w:val="000000"/>
        </w:rPr>
        <w:t>持久化层基于</w:t>
      </w:r>
      <w:proofErr w:type="gramEnd"/>
      <w:r>
        <w:rPr>
          <w:rFonts w:ascii="宋体" w:hAnsi="宋体" w:cs="宋体"/>
          <w:color w:val="000000"/>
        </w:rPr>
        <w:t>SQLite3数据库实现，负责数据的存储、查询和事务管理。</w:t>
      </w:r>
    </w:p>
    <w:p w14:paraId="216BF77C" w14:textId="77777777" w:rsidR="00E54D50" w:rsidRDefault="00E54D50">
      <w:pPr>
        <w:pStyle w:val="28-"/>
      </w:pPr>
    </w:p>
    <w:p w14:paraId="4602126F" w14:textId="77777777" w:rsidR="00E54D50" w:rsidRDefault="00353444">
      <w:pPr>
        <w:pStyle w:val="28-"/>
        <w:jc w:val="center"/>
      </w:pPr>
      <w:r>
        <w:rPr>
          <w:noProof/>
        </w:rPr>
        <w:drawing>
          <wp:inline distT="0" distB="0" distL="114300" distR="114300" wp14:anchorId="7277BC33" wp14:editId="767BF3BA">
            <wp:extent cx="5538470" cy="5502910"/>
            <wp:effectExtent l="0" t="0" r="0" b="0"/>
            <wp:docPr id="9" name="E657119C-6982-421D-8BA7-E74DEB70A7D9-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657119C-6982-421D-8BA7-E74DEB70A7D9-5" descr="wps"/>
                    <pic:cNvPicPr>
                      <a:picLocks noChangeAspect="1"/>
                    </pic:cNvPicPr>
                  </pic:nvPicPr>
                  <pic:blipFill>
                    <a:blip r:embed="rId21"/>
                    <a:stretch>
                      <a:fillRect/>
                    </a:stretch>
                  </pic:blipFill>
                  <pic:spPr>
                    <a:xfrm>
                      <a:off x="0" y="0"/>
                      <a:ext cx="5538470" cy="5502910"/>
                    </a:xfrm>
                    <a:prstGeom prst="rect">
                      <a:avLst/>
                    </a:prstGeom>
                  </pic:spPr>
                </pic:pic>
              </a:graphicData>
            </a:graphic>
          </wp:inline>
        </w:drawing>
      </w:r>
    </w:p>
    <w:p w14:paraId="588A039D" w14:textId="77777777" w:rsidR="00E54D50" w:rsidRDefault="00353444">
      <w:pPr>
        <w:pStyle w:val="28-"/>
        <w:spacing w:line="263" w:lineRule="auto"/>
        <w:jc w:val="center"/>
      </w:pPr>
      <w:r>
        <w:rPr>
          <w:rFonts w:ascii="宋体" w:hAnsi="宋体"/>
        </w:rPr>
        <w:t>图3-1 系统架构图</w:t>
      </w:r>
    </w:p>
    <w:p w14:paraId="41B98F54" w14:textId="77777777" w:rsidR="00E54D50" w:rsidRDefault="00E54D50">
      <w:pPr>
        <w:pStyle w:val="28-"/>
      </w:pPr>
    </w:p>
    <w:p w14:paraId="06BC5592" w14:textId="77777777" w:rsidR="00E54D50" w:rsidRDefault="00353444">
      <w:pPr>
        <w:pStyle w:val="04-"/>
        <w:spacing w:before="156"/>
      </w:pPr>
      <w:bookmarkStart w:id="54" w:name="_Toc3089"/>
      <w:r>
        <w:rPr>
          <w:rFonts w:hAnsi="黑体" w:cs="黑体"/>
          <w:color w:val="000000"/>
        </w:rPr>
        <w:t>3.1.2 模块划分</w:t>
      </w:r>
      <w:bookmarkEnd w:id="54"/>
    </w:p>
    <w:p w14:paraId="022B8388" w14:textId="77777777" w:rsidR="00E54D50" w:rsidRDefault="00353444">
      <w:pPr>
        <w:pStyle w:val="01-"/>
        <w:ind w:firstLine="480"/>
        <w:rPr>
          <w:rFonts w:ascii="宋体" w:hAnsi="宋体"/>
          <w:color w:val="000000"/>
        </w:rPr>
      </w:pPr>
      <w:r>
        <w:rPr>
          <w:rFonts w:ascii="宋体" w:hAnsi="宋体" w:cs="宋体"/>
          <w:color w:val="000000"/>
        </w:rPr>
        <w:t>依据功能内聚原则和单一职责原则，系统将功能划分为以下七个核心模块：</w:t>
      </w:r>
    </w:p>
    <w:p w14:paraId="5A61A271" w14:textId="77777777" w:rsidR="00E54D50" w:rsidRDefault="00353444">
      <w:pPr>
        <w:pStyle w:val="01-"/>
        <w:ind w:firstLine="480"/>
        <w:rPr>
          <w:rFonts w:ascii="宋体" w:hAnsi="宋体"/>
          <w:color w:val="000000"/>
        </w:rPr>
      </w:pPr>
      <w:r>
        <w:rPr>
          <w:rFonts w:ascii="宋体" w:hAnsi="宋体" w:cs="宋体"/>
          <w:color w:val="000000"/>
        </w:rPr>
        <w:t>（1）矩阵管理模块（Matrix Management Module）。负责支撑矩阵的上传、解析、查看和删除操作。该模块是系统的基础功能模块，为达成度计算提供支撑关系数据。</w:t>
      </w:r>
    </w:p>
    <w:p w14:paraId="6EA19F11" w14:textId="77777777" w:rsidR="00E54D50" w:rsidRDefault="00353444">
      <w:pPr>
        <w:pStyle w:val="01-"/>
        <w:ind w:firstLine="480"/>
        <w:rPr>
          <w:rFonts w:ascii="宋体" w:hAnsi="宋体"/>
          <w:color w:val="000000"/>
        </w:rPr>
      </w:pPr>
      <w:r>
        <w:rPr>
          <w:rFonts w:ascii="宋体" w:hAnsi="宋体" w:cs="宋体"/>
          <w:color w:val="000000"/>
        </w:rPr>
        <w:t>（2）成绩处理模块（Grade Processing Module）。负责成绩文件的接收、解析和处理。支持PDF和Excel两种格式的成绩文件，提取关键信息并计算课程达成度。</w:t>
      </w:r>
    </w:p>
    <w:p w14:paraId="49605419" w14:textId="77777777" w:rsidR="00E54D50" w:rsidRDefault="00353444">
      <w:pPr>
        <w:pStyle w:val="01-"/>
        <w:ind w:firstLine="480"/>
        <w:rPr>
          <w:rFonts w:ascii="宋体" w:hAnsi="宋体"/>
          <w:color w:val="000000"/>
        </w:rPr>
      </w:pPr>
      <w:r>
        <w:rPr>
          <w:rFonts w:ascii="宋体" w:hAnsi="宋体" w:cs="宋体"/>
          <w:color w:val="000000"/>
        </w:rPr>
        <w:t>（3）达成度计算模块（Achievement Calculation Module）。负责执行三级达成度计算，包括课程达成度、指标点达成度和毕业要求达成度的自动计算。</w:t>
      </w:r>
    </w:p>
    <w:p w14:paraId="0F8725EA" w14:textId="77777777" w:rsidR="00E54D50" w:rsidRDefault="00353444">
      <w:pPr>
        <w:pStyle w:val="01-"/>
        <w:ind w:firstLine="480"/>
        <w:rPr>
          <w:rFonts w:ascii="宋体" w:hAnsi="宋体"/>
          <w:color w:val="000000"/>
        </w:rPr>
      </w:pPr>
      <w:r>
        <w:rPr>
          <w:rFonts w:ascii="宋体" w:hAnsi="宋体" w:cs="宋体"/>
          <w:color w:val="000000"/>
        </w:rPr>
        <w:t>（4）数据可视化模块（Data Visualization Module）。负责达成</w:t>
      </w:r>
      <w:proofErr w:type="gramStart"/>
      <w:r>
        <w:rPr>
          <w:rFonts w:ascii="宋体" w:hAnsi="宋体" w:cs="宋体"/>
          <w:color w:val="000000"/>
        </w:rPr>
        <w:t>度数据</w:t>
      </w:r>
      <w:proofErr w:type="gramEnd"/>
      <w:r>
        <w:rPr>
          <w:rFonts w:ascii="宋体" w:hAnsi="宋体" w:cs="宋体"/>
          <w:color w:val="000000"/>
        </w:rPr>
        <w:t>的多维度展示，通过ECharts图表</w:t>
      </w:r>
      <w:proofErr w:type="gramStart"/>
      <w:r>
        <w:rPr>
          <w:rFonts w:ascii="宋体" w:hAnsi="宋体" w:cs="宋体"/>
          <w:color w:val="000000"/>
        </w:rPr>
        <w:t>库实现</w:t>
      </w:r>
      <w:proofErr w:type="gramEnd"/>
      <w:r>
        <w:rPr>
          <w:rFonts w:ascii="宋体" w:hAnsi="宋体" w:cs="宋体"/>
          <w:color w:val="000000"/>
        </w:rPr>
        <w:t>仪表盘、条形图、饼图、雷达图等多种可视化效果。</w:t>
      </w:r>
    </w:p>
    <w:p w14:paraId="4EC64BE3" w14:textId="77777777" w:rsidR="00E54D50" w:rsidRDefault="00353444">
      <w:pPr>
        <w:pStyle w:val="01-"/>
        <w:ind w:firstLine="480"/>
        <w:rPr>
          <w:rFonts w:ascii="宋体" w:hAnsi="宋体"/>
          <w:color w:val="000000"/>
        </w:rPr>
      </w:pPr>
      <w:r>
        <w:rPr>
          <w:rFonts w:ascii="宋体" w:hAnsi="宋体" w:cs="宋体"/>
          <w:color w:val="000000"/>
        </w:rPr>
        <w:t>（5）数据管理模块（Data Management Module）。负责课程数据、指标点数据、达成</w:t>
      </w:r>
      <w:proofErr w:type="gramStart"/>
      <w:r>
        <w:rPr>
          <w:rFonts w:ascii="宋体" w:hAnsi="宋体" w:cs="宋体"/>
          <w:color w:val="000000"/>
        </w:rPr>
        <w:t>度结果</w:t>
      </w:r>
      <w:proofErr w:type="gramEnd"/>
      <w:r>
        <w:rPr>
          <w:rFonts w:ascii="宋体" w:hAnsi="宋体" w:cs="宋体"/>
          <w:color w:val="000000"/>
        </w:rPr>
        <w:t>的查询和展示，以及多届数据的切换和管理。</w:t>
      </w:r>
    </w:p>
    <w:p w14:paraId="285A210D" w14:textId="77777777" w:rsidR="00E54D50" w:rsidRDefault="00353444">
      <w:pPr>
        <w:pStyle w:val="01-"/>
        <w:ind w:firstLine="480"/>
        <w:rPr>
          <w:rFonts w:ascii="宋体" w:hAnsi="宋体"/>
          <w:color w:val="000000"/>
        </w:rPr>
      </w:pPr>
      <w:r>
        <w:rPr>
          <w:rFonts w:ascii="宋体" w:hAnsi="宋体" w:cs="宋体"/>
          <w:color w:val="000000"/>
        </w:rPr>
        <w:t>（6）工具模块（Utility Module）。提供文件上传、正则表达式解析、Excel读写、PDF文本提取等通用工具功能，供其他模块调用。</w:t>
      </w:r>
    </w:p>
    <w:p w14:paraId="24B2C48B" w14:textId="77777777" w:rsidR="00E54D50" w:rsidRDefault="00353444">
      <w:pPr>
        <w:pStyle w:val="01-"/>
        <w:ind w:firstLine="480"/>
      </w:pPr>
      <w:r>
        <w:rPr>
          <w:rFonts w:ascii="宋体" w:hAnsi="宋体" w:cs="宋体"/>
          <w:color w:val="000000"/>
        </w:rPr>
        <w:t>上述模块分工明确，接口清晰，各模块之间通过定义良好的API进行通信，任</w:t>
      </w:r>
      <w:proofErr w:type="gramStart"/>
      <w:r>
        <w:rPr>
          <w:rFonts w:ascii="宋体" w:hAnsi="宋体" w:cs="宋体"/>
          <w:color w:val="000000"/>
        </w:rPr>
        <w:t>一</w:t>
      </w:r>
      <w:proofErr w:type="gramEnd"/>
      <w:r>
        <w:rPr>
          <w:rFonts w:ascii="宋体" w:hAnsi="宋体" w:cs="宋体"/>
          <w:color w:val="000000"/>
        </w:rPr>
        <w:t>模块的内部修改不会引发跨模块的连锁变更，保证了系统的可维护性和</w:t>
      </w:r>
      <w:proofErr w:type="gramStart"/>
      <w:r>
        <w:rPr>
          <w:rFonts w:ascii="宋体" w:hAnsi="宋体" w:cs="宋体"/>
          <w:color w:val="000000"/>
        </w:rPr>
        <w:t>可</w:t>
      </w:r>
      <w:proofErr w:type="gramEnd"/>
      <w:r>
        <w:rPr>
          <w:rFonts w:ascii="宋体" w:hAnsi="宋体" w:cs="宋体"/>
          <w:color w:val="000000"/>
        </w:rPr>
        <w:t>扩展性。</w:t>
      </w:r>
    </w:p>
    <w:p w14:paraId="792AD3A5" w14:textId="77777777" w:rsidR="00E54D50" w:rsidRDefault="00E54D50">
      <w:pPr>
        <w:pStyle w:val="28-"/>
      </w:pPr>
    </w:p>
    <w:p w14:paraId="7B066842" w14:textId="77777777" w:rsidR="00E54D50" w:rsidRDefault="00353444">
      <w:pPr>
        <w:pStyle w:val="28-"/>
        <w:jc w:val="center"/>
      </w:pPr>
      <w:r>
        <w:rPr>
          <w:noProof/>
        </w:rPr>
        <w:lastRenderedPageBreak/>
        <w:drawing>
          <wp:inline distT="0" distB="0" distL="114300" distR="114300" wp14:anchorId="0C420E0D" wp14:editId="5D21B65A">
            <wp:extent cx="4286250" cy="4953000"/>
            <wp:effectExtent l="0" t="0" r="0" b="0"/>
            <wp:docPr id="10" name="E657119C-6982-421D-8BA7-E74DEB70A7D9-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657119C-6982-421D-8BA7-E74DEB70A7D9-6" descr="wps"/>
                    <pic:cNvPicPr>
                      <a:picLocks noChangeAspect="1"/>
                    </pic:cNvPicPr>
                  </pic:nvPicPr>
                  <pic:blipFill>
                    <a:blip r:embed="rId22"/>
                    <a:stretch>
                      <a:fillRect/>
                    </a:stretch>
                  </pic:blipFill>
                  <pic:spPr>
                    <a:xfrm>
                      <a:off x="0" y="0"/>
                      <a:ext cx="4286250" cy="4953000"/>
                    </a:xfrm>
                    <a:prstGeom prst="rect">
                      <a:avLst/>
                    </a:prstGeom>
                  </pic:spPr>
                </pic:pic>
              </a:graphicData>
            </a:graphic>
          </wp:inline>
        </w:drawing>
      </w:r>
    </w:p>
    <w:p w14:paraId="3FDAADFA" w14:textId="77777777" w:rsidR="00E54D50" w:rsidRDefault="00353444">
      <w:pPr>
        <w:pStyle w:val="28-"/>
        <w:spacing w:line="263" w:lineRule="auto"/>
        <w:jc w:val="center"/>
      </w:pPr>
      <w:r>
        <w:rPr>
          <w:rFonts w:ascii="宋体" w:hAnsi="宋体"/>
        </w:rPr>
        <w:t>图3-2 功能模块划分图</w:t>
      </w:r>
    </w:p>
    <w:p w14:paraId="43512F5B" w14:textId="77777777" w:rsidR="00E54D50" w:rsidRDefault="00E54D50">
      <w:pPr>
        <w:pStyle w:val="28-"/>
      </w:pPr>
    </w:p>
    <w:p w14:paraId="1C92803D" w14:textId="77777777" w:rsidR="00E54D50" w:rsidRDefault="00353444">
      <w:pPr>
        <w:pStyle w:val="03-"/>
        <w:spacing w:before="156"/>
      </w:pPr>
      <w:bookmarkStart w:id="55" w:name="_Toc907"/>
      <w:r>
        <w:rPr>
          <w:rFonts w:hAnsi="黑体" w:cs="黑体"/>
          <w:color w:val="000000"/>
        </w:rPr>
        <w:t>3.2 数据库设计</w:t>
      </w:r>
      <w:bookmarkEnd w:id="55"/>
    </w:p>
    <w:p w14:paraId="3B4E7742" w14:textId="77777777" w:rsidR="00E54D50" w:rsidRDefault="00353444">
      <w:pPr>
        <w:pStyle w:val="04-"/>
        <w:spacing w:before="156"/>
      </w:pPr>
      <w:bookmarkStart w:id="56" w:name="_Toc8011"/>
      <w:r>
        <w:rPr>
          <w:rFonts w:hAnsi="黑体" w:cs="黑体"/>
          <w:color w:val="000000"/>
        </w:rPr>
        <w:t>3.2.1 概念模型设计</w:t>
      </w:r>
      <w:bookmarkEnd w:id="56"/>
    </w:p>
    <w:p w14:paraId="4C41E350" w14:textId="77777777" w:rsidR="00E54D50" w:rsidRDefault="00353444">
      <w:pPr>
        <w:pStyle w:val="01-"/>
        <w:ind w:firstLine="480"/>
        <w:rPr>
          <w:rFonts w:ascii="宋体" w:hAnsi="宋体"/>
          <w:color w:val="000000"/>
        </w:rPr>
      </w:pPr>
      <w:r>
        <w:rPr>
          <w:rFonts w:ascii="宋体" w:hAnsi="宋体" w:cs="宋体"/>
          <w:color w:val="000000"/>
        </w:rPr>
        <w:t>数据库概念模型设计是数据库设计的核心环节，其目标是建立反映现实世界数据关系的概念模型。本系统采用实体-联系（E-R）模型进行概念设计，识别出以下六个核心</w:t>
      </w:r>
      <w:commentRangeStart w:id="57"/>
      <w:r>
        <w:rPr>
          <w:rFonts w:ascii="宋体" w:hAnsi="宋体" w:cs="宋体"/>
          <w:color w:val="000000"/>
        </w:rPr>
        <w:t>实体</w:t>
      </w:r>
      <w:commentRangeEnd w:id="57"/>
      <w:r w:rsidR="0018642B">
        <w:rPr>
          <w:rStyle w:val="ab"/>
          <w:rFonts w:asciiTheme="minorHAnsi" w:eastAsiaTheme="minorEastAsia" w:hAnsiTheme="minorHAnsi" w:cstheme="minorBidi"/>
          <w:kern w:val="2"/>
        </w:rPr>
        <w:commentReference w:id="57"/>
      </w:r>
      <w:r>
        <w:rPr>
          <w:rFonts w:ascii="宋体" w:hAnsi="宋体" w:cs="宋体"/>
          <w:color w:val="000000"/>
        </w:rPr>
        <w:t>：</w:t>
      </w:r>
    </w:p>
    <w:p w14:paraId="16BA40B8" w14:textId="77777777" w:rsidR="00E54D50" w:rsidRDefault="00353444">
      <w:pPr>
        <w:pStyle w:val="01-"/>
        <w:ind w:firstLine="480"/>
        <w:rPr>
          <w:rFonts w:ascii="宋体" w:hAnsi="宋体"/>
          <w:color w:val="000000"/>
        </w:rPr>
      </w:pPr>
      <w:r>
        <w:rPr>
          <w:rFonts w:ascii="宋体" w:hAnsi="宋体" w:cs="宋体"/>
          <w:color w:val="000000"/>
        </w:rPr>
        <w:t>（1）毕业要求矩阵（RequirementMatrix）。作为数据体系的顶层容器，代表一套完整的毕业要求体系。一个矩阵包含多条毕业要求，支持多届学生数据隔离。主要属性包括矩阵名称、描述、年级/届数和创建时间。</w:t>
      </w:r>
    </w:p>
    <w:p w14:paraId="02517F5B" w14:textId="77777777" w:rsidR="00E54D50" w:rsidRDefault="00353444">
      <w:pPr>
        <w:pStyle w:val="01-"/>
        <w:ind w:firstLine="480"/>
        <w:rPr>
          <w:rFonts w:ascii="宋体" w:hAnsi="宋体"/>
          <w:color w:val="000000"/>
        </w:rPr>
      </w:pPr>
      <w:r>
        <w:rPr>
          <w:rFonts w:ascii="宋体" w:hAnsi="宋体" w:cs="宋体"/>
          <w:color w:val="000000"/>
        </w:rPr>
        <w:lastRenderedPageBreak/>
        <w:t>（2）毕业要求（GraduationRequirement）。表示工程教育认证标准中的一条毕业要求，如"工程知识""问题分析"等。每条毕业要求属于一个矩阵，包含多个指标点。主要属性包括所属矩阵、名称和描述。</w:t>
      </w:r>
    </w:p>
    <w:p w14:paraId="0B8F757E" w14:textId="77777777" w:rsidR="00E54D50" w:rsidRDefault="00353444">
      <w:pPr>
        <w:pStyle w:val="01-"/>
        <w:ind w:firstLine="480"/>
        <w:rPr>
          <w:rFonts w:ascii="宋体" w:hAnsi="宋体"/>
          <w:color w:val="000000"/>
        </w:rPr>
      </w:pPr>
      <w:r>
        <w:rPr>
          <w:rFonts w:ascii="宋体" w:hAnsi="宋体" w:cs="宋体"/>
          <w:color w:val="000000"/>
        </w:rPr>
        <w:t>（3）</w:t>
      </w:r>
      <w:proofErr w:type="gramStart"/>
      <w:r>
        <w:rPr>
          <w:rFonts w:ascii="宋体" w:hAnsi="宋体" w:cs="宋体"/>
          <w:color w:val="000000"/>
        </w:rPr>
        <w:t>子要求</w:t>
      </w:r>
      <w:proofErr w:type="gramEnd"/>
      <w:r>
        <w:rPr>
          <w:rFonts w:ascii="宋体" w:hAnsi="宋体" w:cs="宋体"/>
          <w:color w:val="000000"/>
        </w:rPr>
        <w:t>/指标点（SubRequirement）。表示毕业要求的具体分解指标，如"毕业要求1-1""毕业要求1-2"等。每个指标点属于一条毕业要求，由多门课程支撑。主要属性包括所属毕业要求、</w:t>
      </w:r>
      <w:proofErr w:type="gramStart"/>
      <w:r>
        <w:rPr>
          <w:rFonts w:ascii="宋体" w:hAnsi="宋体" w:cs="宋体"/>
          <w:color w:val="000000"/>
        </w:rPr>
        <w:t>子要求</w:t>
      </w:r>
      <w:proofErr w:type="gramEnd"/>
      <w:r>
        <w:rPr>
          <w:rFonts w:ascii="宋体" w:hAnsi="宋体" w:cs="宋体"/>
          <w:color w:val="000000"/>
        </w:rPr>
        <w:t>ID和名称。</w:t>
      </w:r>
    </w:p>
    <w:p w14:paraId="199B156E" w14:textId="77777777" w:rsidR="00E54D50" w:rsidRDefault="00353444">
      <w:pPr>
        <w:pStyle w:val="01-"/>
        <w:ind w:firstLine="480"/>
        <w:rPr>
          <w:rFonts w:ascii="宋体" w:hAnsi="宋体"/>
          <w:color w:val="000000"/>
        </w:rPr>
      </w:pPr>
      <w:r>
        <w:rPr>
          <w:rFonts w:ascii="宋体" w:hAnsi="宋体" w:cs="宋体"/>
          <w:color w:val="000000"/>
        </w:rPr>
        <w:t>（4）课程（Course）。表示培养方案中的一门课程。每门课程属于一个矩阵，可以支撑多个指标点。主要属性包括所属矩阵、名称和达成度值。</w:t>
      </w:r>
    </w:p>
    <w:p w14:paraId="6D91DF56" w14:textId="77777777" w:rsidR="00E54D50" w:rsidRDefault="00353444">
      <w:pPr>
        <w:pStyle w:val="01-"/>
        <w:ind w:firstLine="480"/>
        <w:rPr>
          <w:rFonts w:ascii="宋体" w:hAnsi="宋体"/>
          <w:color w:val="000000"/>
        </w:rPr>
      </w:pPr>
      <w:r>
        <w:rPr>
          <w:rFonts w:ascii="宋体" w:hAnsi="宋体" w:cs="宋体"/>
          <w:color w:val="000000"/>
        </w:rPr>
        <w:t>（5）课程支撑矩阵（CourseSupportMatrix）。表示课程与指标点之间的支撑关系，是关联实体。每条记录关联一个指标点和一门课程，并记录支撑权重。主要属性包括关联子要求、关联课程和支撑权重。</w:t>
      </w:r>
    </w:p>
    <w:p w14:paraId="1031D4A7" w14:textId="77777777" w:rsidR="00E54D50" w:rsidRDefault="00353444">
      <w:pPr>
        <w:pStyle w:val="01-"/>
        <w:ind w:firstLine="480"/>
        <w:rPr>
          <w:rFonts w:ascii="宋体" w:hAnsi="宋体"/>
          <w:color w:val="000000"/>
        </w:rPr>
      </w:pPr>
      <w:r>
        <w:rPr>
          <w:rFonts w:ascii="宋体" w:hAnsi="宋体" w:cs="宋体"/>
          <w:color w:val="000000"/>
        </w:rPr>
        <w:t>（6）计算结果（CalculationResult）。存储指标点的达成度计算结果。每条记录关联一个指标点，记录计算得到的达成度值。主要属性包括关联</w:t>
      </w:r>
      <w:proofErr w:type="gramStart"/>
      <w:r>
        <w:rPr>
          <w:rFonts w:ascii="宋体" w:hAnsi="宋体" w:cs="宋体"/>
          <w:color w:val="000000"/>
        </w:rPr>
        <w:t>子要求</w:t>
      </w:r>
      <w:proofErr w:type="gramEnd"/>
      <w:r>
        <w:rPr>
          <w:rFonts w:ascii="宋体" w:hAnsi="宋体" w:cs="宋体"/>
          <w:color w:val="000000"/>
        </w:rPr>
        <w:t>和达成度值。</w:t>
      </w:r>
    </w:p>
    <w:p w14:paraId="62B7C3D6" w14:textId="77777777" w:rsidR="00E54D50" w:rsidRDefault="00353444">
      <w:pPr>
        <w:pStyle w:val="01-"/>
        <w:ind w:firstLine="480"/>
      </w:pPr>
      <w:r>
        <w:rPr>
          <w:rFonts w:ascii="宋体" w:hAnsi="宋体" w:cs="宋体"/>
          <w:color w:val="000000"/>
        </w:rPr>
        <w:t>实体之间的关系如下：毕业要求矩阵与毕业要求之间是一对多关系（1:N）；毕业要求与指标点之间是一对多关系（1:N）；毕业要求矩阵与课程之间是一对多关系（1:N）；指标点与课程之间是多对多关系（N:M），通过课程支撑矩阵实体关联；指标点与计算结果之间是一对多关系（1:N）。</w:t>
      </w:r>
    </w:p>
    <w:p w14:paraId="3EE0D949" w14:textId="77777777" w:rsidR="00E54D50" w:rsidRDefault="00353444">
      <w:pPr>
        <w:pStyle w:val="04-"/>
        <w:spacing w:before="156"/>
      </w:pPr>
      <w:bookmarkStart w:id="58" w:name="_Toc10036"/>
      <w:r>
        <w:rPr>
          <w:rFonts w:hAnsi="黑体" w:cs="黑体"/>
          <w:color w:val="000000"/>
        </w:rPr>
        <w:t>3.2.2 数据表设计</w:t>
      </w:r>
      <w:bookmarkEnd w:id="58"/>
    </w:p>
    <w:p w14:paraId="52FC989D" w14:textId="77777777" w:rsidR="00E54D50" w:rsidRDefault="00353444">
      <w:pPr>
        <w:pStyle w:val="01-"/>
        <w:ind w:firstLine="480"/>
        <w:rPr>
          <w:rFonts w:ascii="宋体" w:hAnsi="宋体"/>
          <w:color w:val="000000"/>
        </w:rPr>
      </w:pPr>
      <w:r>
        <w:rPr>
          <w:rFonts w:ascii="宋体" w:hAnsi="宋体" w:cs="宋体"/>
          <w:color w:val="000000"/>
        </w:rPr>
        <w:t>基于概念模型设计，系统在SQLite3数据库中创建了六张核心数据表，以下对各表的结构进行详细说明。</w:t>
      </w:r>
    </w:p>
    <w:p w14:paraId="3F77A9BC" w14:textId="77777777" w:rsidR="00E54D50" w:rsidRDefault="00353444">
      <w:pPr>
        <w:pStyle w:val="01-"/>
        <w:ind w:firstLine="480"/>
        <w:rPr>
          <w:rFonts w:ascii="宋体" w:hAnsi="宋体"/>
          <w:color w:val="000000"/>
        </w:rPr>
      </w:pPr>
      <w:r>
        <w:rPr>
          <w:rFonts w:ascii="宋体" w:hAnsi="宋体" w:cs="宋体"/>
          <w:color w:val="000000"/>
        </w:rPr>
        <w:t>（1）RequirementMatrix表。该表存储毕业要求矩阵的基本信息，是系统的顶层数据表。表结构如下：id字段为</w:t>
      </w:r>
      <w:proofErr w:type="gramStart"/>
      <w:r>
        <w:rPr>
          <w:rFonts w:ascii="宋体" w:hAnsi="宋体" w:cs="宋体"/>
          <w:color w:val="000000"/>
        </w:rPr>
        <w:t>整型主</w:t>
      </w:r>
      <w:proofErr w:type="gramEnd"/>
      <w:r>
        <w:rPr>
          <w:rFonts w:ascii="宋体" w:hAnsi="宋体" w:cs="宋体"/>
          <w:color w:val="000000"/>
        </w:rPr>
        <w:t>键，自增；name字段为CharField，最大长度200字符，存储矩阵名称；description字段为TextField，存储矩阵描述，可为空；grade字段为CharField，最大长度10字符，存储年级/届数；created_at字段为DateTimeField，自动记录创建时间。</w:t>
      </w:r>
    </w:p>
    <w:p w14:paraId="6CB75DF2" w14:textId="77777777" w:rsidR="00E54D50" w:rsidRDefault="00353444">
      <w:pPr>
        <w:pStyle w:val="01-"/>
        <w:ind w:firstLine="480"/>
        <w:rPr>
          <w:rFonts w:ascii="宋体" w:hAnsi="宋体"/>
          <w:color w:val="000000"/>
        </w:rPr>
      </w:pPr>
      <w:r>
        <w:rPr>
          <w:rFonts w:ascii="宋体" w:hAnsi="宋体" w:cs="宋体"/>
          <w:color w:val="000000"/>
        </w:rPr>
        <w:t>2）GraduationRequirement表。该表存储毕业要求信息。表结构如下：id字段为</w:t>
      </w:r>
      <w:proofErr w:type="gramStart"/>
      <w:r>
        <w:rPr>
          <w:rFonts w:ascii="宋体" w:hAnsi="宋体" w:cs="宋体"/>
          <w:color w:val="000000"/>
        </w:rPr>
        <w:t>整型主</w:t>
      </w:r>
      <w:proofErr w:type="gramEnd"/>
      <w:r>
        <w:rPr>
          <w:rFonts w:ascii="宋体" w:hAnsi="宋体" w:cs="宋体"/>
          <w:color w:val="000000"/>
        </w:rPr>
        <w:t>键，自增；matrix字段为外键，关联RequirementMatrix表，级联删除；name</w:t>
      </w:r>
      <w:r>
        <w:rPr>
          <w:rFonts w:ascii="宋体" w:hAnsi="宋体" w:cs="宋体"/>
          <w:color w:val="000000"/>
        </w:rPr>
        <w:lastRenderedPageBreak/>
        <w:t>字段为CharField，最大长度200字符，存储毕业要求名称；description字段为TextField，存储毕业要求描述，可为空。</w:t>
      </w:r>
    </w:p>
    <w:p w14:paraId="519C0626" w14:textId="77777777" w:rsidR="00E54D50" w:rsidRDefault="00353444">
      <w:pPr>
        <w:pStyle w:val="01-"/>
        <w:ind w:firstLine="480"/>
        <w:rPr>
          <w:rFonts w:ascii="宋体" w:hAnsi="宋体"/>
          <w:color w:val="000000"/>
        </w:rPr>
      </w:pPr>
      <w:r>
        <w:rPr>
          <w:rFonts w:ascii="宋体" w:hAnsi="宋体" w:cs="宋体"/>
          <w:color w:val="000000"/>
        </w:rPr>
        <w:t>（3）SubRequirement表。该表存储指标点信息。表结构如下：id字段为</w:t>
      </w:r>
      <w:proofErr w:type="gramStart"/>
      <w:r>
        <w:rPr>
          <w:rFonts w:ascii="宋体" w:hAnsi="宋体" w:cs="宋体"/>
          <w:color w:val="000000"/>
        </w:rPr>
        <w:t>整型主</w:t>
      </w:r>
      <w:proofErr w:type="gramEnd"/>
      <w:r>
        <w:rPr>
          <w:rFonts w:ascii="宋体" w:hAnsi="宋体" w:cs="宋体"/>
          <w:color w:val="000000"/>
        </w:rPr>
        <w:t>键，自增；graduation_requirement字段为外键，关联GraduationRequirement表，级联删除；sub_req_id字段为CharField，最大长度10字符，存储</w:t>
      </w:r>
      <w:proofErr w:type="gramStart"/>
      <w:r>
        <w:rPr>
          <w:rFonts w:ascii="宋体" w:hAnsi="宋体" w:cs="宋体"/>
          <w:color w:val="000000"/>
        </w:rPr>
        <w:t>子要求</w:t>
      </w:r>
      <w:proofErr w:type="gramEnd"/>
      <w:r>
        <w:rPr>
          <w:rFonts w:ascii="宋体" w:hAnsi="宋体" w:cs="宋体"/>
          <w:color w:val="000000"/>
        </w:rPr>
        <w:t>ID，默认值为"1.1"；name字段为CharField，最大长度200字符，存储</w:t>
      </w:r>
      <w:proofErr w:type="gramStart"/>
      <w:r>
        <w:rPr>
          <w:rFonts w:ascii="宋体" w:hAnsi="宋体" w:cs="宋体"/>
          <w:color w:val="000000"/>
        </w:rPr>
        <w:t>子要求</w:t>
      </w:r>
      <w:proofErr w:type="gramEnd"/>
      <w:r>
        <w:rPr>
          <w:rFonts w:ascii="宋体" w:hAnsi="宋体" w:cs="宋体"/>
          <w:color w:val="000000"/>
        </w:rPr>
        <w:t>名称。</w:t>
      </w:r>
    </w:p>
    <w:p w14:paraId="69A4B5BF" w14:textId="77777777" w:rsidR="00E54D50" w:rsidRDefault="00353444">
      <w:pPr>
        <w:pStyle w:val="01-"/>
        <w:ind w:firstLine="480"/>
        <w:rPr>
          <w:rFonts w:ascii="宋体" w:hAnsi="宋体"/>
          <w:color w:val="000000"/>
        </w:rPr>
      </w:pPr>
      <w:r>
        <w:rPr>
          <w:rFonts w:ascii="宋体" w:hAnsi="宋体" w:cs="宋体"/>
          <w:color w:val="000000"/>
        </w:rPr>
        <w:t>（4）Course表。该表存储课程信息</w:t>
      </w:r>
      <w:proofErr w:type="gramStart"/>
      <w:r>
        <w:rPr>
          <w:rFonts w:ascii="宋体" w:hAnsi="宋体" w:cs="宋体"/>
          <w:color w:val="000000"/>
        </w:rPr>
        <w:t>及达成度</w:t>
      </w:r>
      <w:proofErr w:type="gramEnd"/>
      <w:r>
        <w:rPr>
          <w:rFonts w:ascii="宋体" w:hAnsi="宋体" w:cs="宋体"/>
          <w:color w:val="000000"/>
        </w:rPr>
        <w:t>。表结构如下：id字段为</w:t>
      </w:r>
      <w:proofErr w:type="gramStart"/>
      <w:r>
        <w:rPr>
          <w:rFonts w:ascii="宋体" w:hAnsi="宋体" w:cs="宋体"/>
          <w:color w:val="000000"/>
        </w:rPr>
        <w:t>整型主</w:t>
      </w:r>
      <w:proofErr w:type="gramEnd"/>
      <w:r>
        <w:rPr>
          <w:rFonts w:ascii="宋体" w:hAnsi="宋体" w:cs="宋体"/>
          <w:color w:val="000000"/>
        </w:rPr>
        <w:t>键，自增；matrix字段为外键，关联RequirementMatrix表，级联删除；name字段为CharField，最大长度100字符，存储课程名称；achievement字段为FloatField，存储课程达成度，默认值为0.0，范围为0-1。</w:t>
      </w:r>
    </w:p>
    <w:p w14:paraId="6EDD4756" w14:textId="77777777" w:rsidR="00E54D50" w:rsidRDefault="00353444">
      <w:pPr>
        <w:pStyle w:val="01-"/>
        <w:ind w:firstLine="480"/>
        <w:rPr>
          <w:rFonts w:ascii="宋体" w:hAnsi="宋体"/>
          <w:color w:val="000000"/>
        </w:rPr>
      </w:pPr>
      <w:r>
        <w:rPr>
          <w:rFonts w:ascii="宋体" w:hAnsi="宋体" w:cs="宋体"/>
          <w:color w:val="000000"/>
        </w:rPr>
        <w:t>（5）CourseSupportMatrix表。该表存储课程与指标点的支撑关系及权重。表结构如下：id字段为</w:t>
      </w:r>
      <w:proofErr w:type="gramStart"/>
      <w:r>
        <w:rPr>
          <w:rFonts w:ascii="宋体" w:hAnsi="宋体" w:cs="宋体"/>
          <w:color w:val="000000"/>
        </w:rPr>
        <w:t>整型主</w:t>
      </w:r>
      <w:proofErr w:type="gramEnd"/>
      <w:r>
        <w:rPr>
          <w:rFonts w:ascii="宋体" w:hAnsi="宋体" w:cs="宋体"/>
          <w:color w:val="000000"/>
        </w:rPr>
        <w:t>键，自增；sub_requirement字段为外键，关联SubRequirement表，级联删除；course字段为外键，关联Course表，级联删除；weight字段为FloatField，存储支撑权重，默认值为1.0。该表设置了sub_requirement和course字段的组合唯一约束，避免重复的支撑关系。</w:t>
      </w:r>
    </w:p>
    <w:p w14:paraId="3A069E1C" w14:textId="77777777" w:rsidR="00E54D50" w:rsidRDefault="00353444">
      <w:pPr>
        <w:pStyle w:val="01-"/>
        <w:ind w:firstLine="480"/>
      </w:pPr>
      <w:r>
        <w:rPr>
          <w:rFonts w:ascii="宋体" w:hAnsi="宋体" w:cs="宋体"/>
          <w:color w:val="000000"/>
        </w:rPr>
        <w:t>（6）CalculationResult表。该表存储指标点的达成度计算结果。表结构如下：id字段为</w:t>
      </w:r>
      <w:proofErr w:type="gramStart"/>
      <w:r>
        <w:rPr>
          <w:rFonts w:ascii="宋体" w:hAnsi="宋体" w:cs="宋体"/>
          <w:color w:val="000000"/>
        </w:rPr>
        <w:t>整型主</w:t>
      </w:r>
      <w:proofErr w:type="gramEnd"/>
      <w:r>
        <w:rPr>
          <w:rFonts w:ascii="宋体" w:hAnsi="宋体" w:cs="宋体"/>
          <w:color w:val="000000"/>
        </w:rPr>
        <w:t>键，自增；sub_requirement字段为外键，关联SubRequirement表，级联删除；achievement_value字段为FloatField，存储达成度值，范围为0-1。</w:t>
      </w:r>
    </w:p>
    <w:p w14:paraId="2AEC795B" w14:textId="77777777" w:rsidR="00E54D50" w:rsidRDefault="00353444">
      <w:pPr>
        <w:pStyle w:val="04-"/>
        <w:spacing w:before="156"/>
      </w:pPr>
      <w:bookmarkStart w:id="59" w:name="_Toc6380"/>
      <w:r>
        <w:rPr>
          <w:rFonts w:hAnsi="黑体" w:cs="黑体"/>
          <w:color w:val="000000"/>
        </w:rPr>
        <w:t>3.2.3 数据关系设计</w:t>
      </w:r>
      <w:bookmarkEnd w:id="59"/>
    </w:p>
    <w:p w14:paraId="4CF86216" w14:textId="77777777" w:rsidR="00E54D50" w:rsidRDefault="00353444">
      <w:pPr>
        <w:pStyle w:val="01-"/>
        <w:ind w:firstLine="480"/>
        <w:rPr>
          <w:rFonts w:ascii="宋体" w:hAnsi="宋体"/>
          <w:color w:val="000000"/>
        </w:rPr>
      </w:pPr>
      <w:r>
        <w:rPr>
          <w:rFonts w:ascii="宋体" w:hAnsi="宋体" w:cs="宋体"/>
          <w:color w:val="000000"/>
        </w:rPr>
        <w:t>数据关系设计定义了各数据表之间的关联方式和约束条件，确保数据的完整性和一致性。</w:t>
      </w:r>
    </w:p>
    <w:p w14:paraId="6FD7D183" w14:textId="77777777" w:rsidR="00E54D50" w:rsidRDefault="00353444">
      <w:pPr>
        <w:pStyle w:val="01-"/>
        <w:ind w:firstLine="480"/>
        <w:rPr>
          <w:rFonts w:ascii="宋体" w:hAnsi="宋体"/>
          <w:color w:val="000000"/>
        </w:rPr>
      </w:pPr>
      <w:r>
        <w:rPr>
          <w:rFonts w:ascii="宋体" w:hAnsi="宋体" w:cs="宋体"/>
          <w:color w:val="000000"/>
        </w:rPr>
        <w:t>本系统采用Django ORM的ForeignKey定义表之间</w:t>
      </w:r>
      <w:proofErr w:type="gramStart"/>
      <w:r>
        <w:rPr>
          <w:rFonts w:ascii="宋体" w:hAnsi="宋体" w:cs="宋体"/>
          <w:color w:val="000000"/>
        </w:rPr>
        <w:t>的外键关系</w:t>
      </w:r>
      <w:proofErr w:type="gramEnd"/>
      <w:r>
        <w:rPr>
          <w:rFonts w:ascii="宋体" w:hAnsi="宋体" w:cs="宋体"/>
          <w:color w:val="000000"/>
        </w:rPr>
        <w:t>，</w:t>
      </w:r>
      <w:proofErr w:type="gramStart"/>
      <w:r>
        <w:rPr>
          <w:rFonts w:ascii="宋体" w:hAnsi="宋体" w:cs="宋体"/>
          <w:color w:val="000000"/>
        </w:rPr>
        <w:t>所有外键字段</w:t>
      </w:r>
      <w:proofErr w:type="gramEnd"/>
      <w:r>
        <w:rPr>
          <w:rFonts w:ascii="宋体" w:hAnsi="宋体" w:cs="宋体"/>
          <w:color w:val="000000"/>
        </w:rPr>
        <w:t>都设置了on_delete=models.CASCADE级联删除策略。当父</w:t>
      </w:r>
      <w:proofErr w:type="gramStart"/>
      <w:r>
        <w:rPr>
          <w:rFonts w:ascii="宋体" w:hAnsi="宋体" w:cs="宋体"/>
          <w:color w:val="000000"/>
        </w:rPr>
        <w:t>表记录</w:t>
      </w:r>
      <w:proofErr w:type="gramEnd"/>
      <w:r>
        <w:rPr>
          <w:rFonts w:ascii="宋体" w:hAnsi="宋体" w:cs="宋体"/>
          <w:color w:val="000000"/>
        </w:rPr>
        <w:t>被删除时，自动删除子表中关联的记录。例如，当删除一个RequirementMatrix记录时，自动删除该矩阵下的所有GraduationRequirement、Course等关联记录，避免产生孤立数据。</w:t>
      </w:r>
    </w:p>
    <w:p w14:paraId="458D8188" w14:textId="77777777" w:rsidR="00E54D50" w:rsidRDefault="00353444">
      <w:pPr>
        <w:pStyle w:val="01-"/>
        <w:ind w:firstLine="480"/>
        <w:rPr>
          <w:rFonts w:ascii="宋体" w:hAnsi="宋体"/>
          <w:color w:val="000000"/>
        </w:rPr>
      </w:pPr>
      <w:r>
        <w:rPr>
          <w:rFonts w:ascii="宋体" w:hAnsi="宋体" w:cs="宋体"/>
          <w:color w:val="000000"/>
        </w:rPr>
        <w:t>CourseSupportMatrix</w:t>
      </w:r>
      <w:proofErr w:type="gramStart"/>
      <w:r>
        <w:rPr>
          <w:rFonts w:ascii="宋体" w:hAnsi="宋体" w:cs="宋体"/>
          <w:color w:val="000000"/>
        </w:rPr>
        <w:t>表设置</w:t>
      </w:r>
      <w:proofErr w:type="gramEnd"/>
      <w:r>
        <w:rPr>
          <w:rFonts w:ascii="宋体" w:hAnsi="宋体" w:cs="宋体"/>
          <w:color w:val="000000"/>
        </w:rPr>
        <w:t>了组合唯一约束（unique_together = ['sub_requirement', 'course']），确保同一指标点和课程之间只存在一条支撑关系记录，避免数据重复。</w:t>
      </w:r>
    </w:p>
    <w:p w14:paraId="60AF0A75" w14:textId="77777777" w:rsidR="00E54D50" w:rsidRDefault="00353444">
      <w:pPr>
        <w:pStyle w:val="01-"/>
        <w:ind w:firstLine="480"/>
      </w:pPr>
      <w:r>
        <w:rPr>
          <w:rFonts w:ascii="宋体" w:hAnsi="宋体" w:cs="宋体"/>
          <w:color w:val="000000"/>
        </w:rPr>
        <w:lastRenderedPageBreak/>
        <w:t>系统采用SQLite3作为数据库引擎，数据库文件为db.sqlite3。Django的迁移机制（Migration）用于管理数据库结构的变更，通过makemigrations和migrate命令自动生成和应用数据库迁移脚本，保证了数据库版本的可控性和</w:t>
      </w:r>
      <w:proofErr w:type="gramStart"/>
      <w:r>
        <w:rPr>
          <w:rFonts w:ascii="宋体" w:hAnsi="宋体" w:cs="宋体"/>
          <w:color w:val="000000"/>
        </w:rPr>
        <w:t>可</w:t>
      </w:r>
      <w:proofErr w:type="gramEnd"/>
      <w:r>
        <w:rPr>
          <w:rFonts w:ascii="宋体" w:hAnsi="宋体" w:cs="宋体"/>
          <w:color w:val="000000"/>
        </w:rPr>
        <w:t>追溯性。系统在每次上传新的支撑矩阵时，自动创建关联的数据记录；在达成度计算时，通过Django ORM的查询API进行数据检索和关联查询，利用select_related和prefetch_related方法优化查询性能，减少数据库访问次数。</w:t>
      </w:r>
    </w:p>
    <w:p w14:paraId="3631125B" w14:textId="77777777" w:rsidR="00E54D50" w:rsidRDefault="00E54D50">
      <w:pPr>
        <w:pStyle w:val="28-"/>
      </w:pPr>
    </w:p>
    <w:p w14:paraId="1399FD76" w14:textId="77777777" w:rsidR="00E54D50" w:rsidRDefault="00353444">
      <w:pPr>
        <w:pStyle w:val="28-"/>
        <w:spacing w:line="263" w:lineRule="auto"/>
        <w:jc w:val="center"/>
      </w:pPr>
      <w:r>
        <w:rPr>
          <w:rFonts w:ascii="宋体" w:hAnsi="宋体"/>
        </w:rPr>
        <w:t>表3-1 RequirementMatrix表结构</w:t>
      </w:r>
    </w:p>
    <w:tbl>
      <w:tblPr>
        <w:tblW w:w="0" w:type="auto"/>
        <w:tblLook w:val="04A0" w:firstRow="1" w:lastRow="0" w:firstColumn="1" w:lastColumn="0" w:noHBand="0" w:noVBand="1"/>
      </w:tblPr>
      <w:tblGrid>
        <w:gridCol w:w="2182"/>
        <w:gridCol w:w="2182"/>
        <w:gridCol w:w="2182"/>
        <w:gridCol w:w="2185"/>
      </w:tblGrid>
      <w:tr w:rsidR="00E54D50" w14:paraId="140451BA" w14:textId="77777777">
        <w:tc>
          <w:tcPr>
            <w:tcW w:w="2182" w:type="dxa"/>
            <w:tcBorders>
              <w:top w:val="single" w:sz="4" w:space="0" w:color="auto"/>
              <w:left w:val="nil"/>
              <w:bottom w:val="single" w:sz="4" w:space="0" w:color="auto"/>
              <w:right w:val="nil"/>
            </w:tcBorders>
          </w:tcPr>
          <w:p w14:paraId="159D4786" w14:textId="77777777" w:rsidR="00E54D50" w:rsidRDefault="00353444">
            <w:pPr>
              <w:pStyle w:val="07-1"/>
            </w:pPr>
            <w:r>
              <w:rPr>
                <w:rFonts w:hint="eastAsia"/>
              </w:rPr>
              <w:t>字段名</w:t>
            </w:r>
          </w:p>
        </w:tc>
        <w:tc>
          <w:tcPr>
            <w:tcW w:w="2182" w:type="dxa"/>
            <w:tcBorders>
              <w:top w:val="single" w:sz="4" w:space="0" w:color="auto"/>
              <w:left w:val="nil"/>
              <w:bottom w:val="single" w:sz="4" w:space="0" w:color="auto"/>
              <w:right w:val="nil"/>
            </w:tcBorders>
          </w:tcPr>
          <w:p w14:paraId="4DCDA73C" w14:textId="77777777" w:rsidR="00E54D50" w:rsidRDefault="00353444">
            <w:pPr>
              <w:pStyle w:val="07-1"/>
            </w:pPr>
            <w:r>
              <w:rPr>
                <w:rFonts w:hint="eastAsia"/>
              </w:rPr>
              <w:t>数据类型</w:t>
            </w:r>
          </w:p>
        </w:tc>
        <w:tc>
          <w:tcPr>
            <w:tcW w:w="2182" w:type="dxa"/>
            <w:tcBorders>
              <w:top w:val="single" w:sz="4" w:space="0" w:color="auto"/>
              <w:left w:val="nil"/>
              <w:bottom w:val="single" w:sz="4" w:space="0" w:color="auto"/>
              <w:right w:val="nil"/>
            </w:tcBorders>
          </w:tcPr>
          <w:p w14:paraId="6595948B" w14:textId="77777777" w:rsidR="00E54D50" w:rsidRDefault="00353444">
            <w:pPr>
              <w:pStyle w:val="07-1"/>
            </w:pPr>
            <w:r>
              <w:rPr>
                <w:rFonts w:hint="eastAsia"/>
              </w:rPr>
              <w:t>说明</w:t>
            </w:r>
          </w:p>
        </w:tc>
        <w:tc>
          <w:tcPr>
            <w:tcW w:w="2185" w:type="dxa"/>
            <w:tcBorders>
              <w:top w:val="single" w:sz="4" w:space="0" w:color="auto"/>
              <w:left w:val="nil"/>
              <w:bottom w:val="single" w:sz="4" w:space="0" w:color="auto"/>
              <w:right w:val="nil"/>
            </w:tcBorders>
          </w:tcPr>
          <w:p w14:paraId="367079FB" w14:textId="77777777" w:rsidR="00E54D50" w:rsidRDefault="00353444">
            <w:pPr>
              <w:pStyle w:val="07-1"/>
            </w:pPr>
            <w:r>
              <w:rPr>
                <w:rFonts w:hint="eastAsia"/>
              </w:rPr>
              <w:t>约束</w:t>
            </w:r>
          </w:p>
        </w:tc>
      </w:tr>
      <w:tr w:rsidR="00E54D50" w14:paraId="52A6A266" w14:textId="77777777">
        <w:tc>
          <w:tcPr>
            <w:tcW w:w="2182" w:type="dxa"/>
            <w:tcBorders>
              <w:top w:val="single" w:sz="4" w:space="0" w:color="auto"/>
            </w:tcBorders>
          </w:tcPr>
          <w:p w14:paraId="04C00140" w14:textId="77777777" w:rsidR="00E54D50" w:rsidRDefault="00353444">
            <w:pPr>
              <w:pStyle w:val="07-1"/>
            </w:pPr>
            <w:r>
              <w:rPr>
                <w:rFonts w:hint="eastAsia"/>
              </w:rPr>
              <w:t>id</w:t>
            </w:r>
          </w:p>
        </w:tc>
        <w:tc>
          <w:tcPr>
            <w:tcW w:w="2182" w:type="dxa"/>
            <w:tcBorders>
              <w:top w:val="single" w:sz="4" w:space="0" w:color="auto"/>
            </w:tcBorders>
          </w:tcPr>
          <w:p w14:paraId="54FC9BF6" w14:textId="77777777" w:rsidR="00E54D50" w:rsidRDefault="00353444">
            <w:pPr>
              <w:pStyle w:val="07-1"/>
            </w:pPr>
            <w:r>
              <w:rPr>
                <w:rFonts w:hint="eastAsia"/>
              </w:rPr>
              <w:t>Integer</w:t>
            </w:r>
          </w:p>
        </w:tc>
        <w:tc>
          <w:tcPr>
            <w:tcW w:w="2182" w:type="dxa"/>
            <w:tcBorders>
              <w:top w:val="single" w:sz="4" w:space="0" w:color="auto"/>
            </w:tcBorders>
          </w:tcPr>
          <w:p w14:paraId="79F8108B" w14:textId="77777777" w:rsidR="00E54D50" w:rsidRDefault="00353444">
            <w:pPr>
              <w:pStyle w:val="07-1"/>
            </w:pPr>
            <w:proofErr w:type="gramStart"/>
            <w:r>
              <w:rPr>
                <w:rFonts w:hint="eastAsia"/>
              </w:rPr>
              <w:t>自增主键</w:t>
            </w:r>
            <w:proofErr w:type="gramEnd"/>
            <w:r>
              <w:rPr>
                <w:rFonts w:hint="eastAsia"/>
              </w:rPr>
              <w:t>，记录唯一标识</w:t>
            </w:r>
          </w:p>
        </w:tc>
        <w:tc>
          <w:tcPr>
            <w:tcW w:w="2185" w:type="dxa"/>
            <w:tcBorders>
              <w:top w:val="single" w:sz="4" w:space="0" w:color="auto"/>
            </w:tcBorders>
          </w:tcPr>
          <w:p w14:paraId="3C9F9F14" w14:textId="77777777" w:rsidR="00E54D50" w:rsidRDefault="00353444">
            <w:pPr>
              <w:pStyle w:val="07-1"/>
            </w:pPr>
            <w:r>
              <w:rPr>
                <w:rFonts w:hint="eastAsia"/>
              </w:rPr>
              <w:t>PK</w:t>
            </w:r>
          </w:p>
        </w:tc>
      </w:tr>
      <w:tr w:rsidR="00E54D50" w14:paraId="73264224" w14:textId="77777777">
        <w:tc>
          <w:tcPr>
            <w:tcW w:w="2182" w:type="dxa"/>
          </w:tcPr>
          <w:p w14:paraId="5DB0FE9E" w14:textId="77777777" w:rsidR="00E54D50" w:rsidRDefault="00353444">
            <w:pPr>
              <w:pStyle w:val="07-1"/>
            </w:pPr>
            <w:r>
              <w:rPr>
                <w:rFonts w:hint="eastAsia"/>
              </w:rPr>
              <w:t>name</w:t>
            </w:r>
          </w:p>
        </w:tc>
        <w:tc>
          <w:tcPr>
            <w:tcW w:w="2182" w:type="dxa"/>
          </w:tcPr>
          <w:p w14:paraId="6A24CBE3" w14:textId="77777777" w:rsidR="00E54D50" w:rsidRDefault="00353444">
            <w:pPr>
              <w:pStyle w:val="07-1"/>
            </w:pPr>
            <w:proofErr w:type="gramStart"/>
            <w:r>
              <w:rPr>
                <w:rFonts w:hint="eastAsia"/>
              </w:rPr>
              <w:t>CharField(</w:t>
            </w:r>
            <w:proofErr w:type="gramEnd"/>
            <w:r>
              <w:rPr>
                <w:rFonts w:hint="eastAsia"/>
              </w:rPr>
              <w:t>200)</w:t>
            </w:r>
          </w:p>
        </w:tc>
        <w:tc>
          <w:tcPr>
            <w:tcW w:w="2182" w:type="dxa"/>
          </w:tcPr>
          <w:p w14:paraId="20AEB129" w14:textId="77777777" w:rsidR="00E54D50" w:rsidRDefault="00353444">
            <w:pPr>
              <w:pStyle w:val="07-1"/>
            </w:pPr>
            <w:r>
              <w:rPr>
                <w:rFonts w:hint="eastAsia"/>
              </w:rPr>
              <w:t>支撑矩阵名称</w:t>
            </w:r>
          </w:p>
        </w:tc>
        <w:tc>
          <w:tcPr>
            <w:tcW w:w="2185" w:type="dxa"/>
          </w:tcPr>
          <w:p w14:paraId="68CF48BC" w14:textId="77777777" w:rsidR="00E54D50" w:rsidRDefault="00E54D50">
            <w:pPr>
              <w:pStyle w:val="07-1"/>
            </w:pPr>
          </w:p>
        </w:tc>
      </w:tr>
      <w:tr w:rsidR="00E54D50" w14:paraId="465477A1" w14:textId="77777777">
        <w:tc>
          <w:tcPr>
            <w:tcW w:w="2182" w:type="dxa"/>
          </w:tcPr>
          <w:p w14:paraId="1DC443DC" w14:textId="77777777" w:rsidR="00E54D50" w:rsidRDefault="00353444">
            <w:pPr>
              <w:pStyle w:val="07-1"/>
            </w:pPr>
            <w:r>
              <w:rPr>
                <w:rFonts w:hint="eastAsia"/>
              </w:rPr>
              <w:t>description</w:t>
            </w:r>
          </w:p>
        </w:tc>
        <w:tc>
          <w:tcPr>
            <w:tcW w:w="2182" w:type="dxa"/>
          </w:tcPr>
          <w:p w14:paraId="0D6C0E3D" w14:textId="77777777" w:rsidR="00E54D50" w:rsidRDefault="00353444">
            <w:pPr>
              <w:pStyle w:val="07-1"/>
            </w:pPr>
            <w:r>
              <w:rPr>
                <w:rFonts w:hint="eastAsia"/>
              </w:rPr>
              <w:t>TextField</w:t>
            </w:r>
          </w:p>
        </w:tc>
        <w:tc>
          <w:tcPr>
            <w:tcW w:w="2182" w:type="dxa"/>
          </w:tcPr>
          <w:p w14:paraId="056B004C" w14:textId="77777777" w:rsidR="00E54D50" w:rsidRDefault="00353444">
            <w:pPr>
              <w:pStyle w:val="07-1"/>
            </w:pPr>
            <w:r>
              <w:rPr>
                <w:rFonts w:hint="eastAsia"/>
              </w:rPr>
              <w:t>矩阵描述信息</w:t>
            </w:r>
          </w:p>
        </w:tc>
        <w:tc>
          <w:tcPr>
            <w:tcW w:w="2185" w:type="dxa"/>
          </w:tcPr>
          <w:p w14:paraId="74F717AE" w14:textId="77777777" w:rsidR="00E54D50" w:rsidRDefault="00E54D50">
            <w:pPr>
              <w:pStyle w:val="07-1"/>
            </w:pPr>
          </w:p>
        </w:tc>
      </w:tr>
      <w:tr w:rsidR="00E54D50" w14:paraId="470BD95E" w14:textId="77777777">
        <w:tc>
          <w:tcPr>
            <w:tcW w:w="2182" w:type="dxa"/>
          </w:tcPr>
          <w:p w14:paraId="317E3A6C" w14:textId="77777777" w:rsidR="00E54D50" w:rsidRDefault="00353444">
            <w:pPr>
              <w:pStyle w:val="07-1"/>
            </w:pPr>
            <w:r>
              <w:rPr>
                <w:rFonts w:hint="eastAsia"/>
              </w:rPr>
              <w:t>grade</w:t>
            </w:r>
          </w:p>
        </w:tc>
        <w:tc>
          <w:tcPr>
            <w:tcW w:w="2182" w:type="dxa"/>
          </w:tcPr>
          <w:p w14:paraId="52942064" w14:textId="77777777" w:rsidR="00E54D50" w:rsidRDefault="00353444">
            <w:pPr>
              <w:pStyle w:val="07-1"/>
            </w:pPr>
            <w:proofErr w:type="gramStart"/>
            <w:r>
              <w:rPr>
                <w:rFonts w:hint="eastAsia"/>
              </w:rPr>
              <w:t>CharField(</w:t>
            </w:r>
            <w:proofErr w:type="gramEnd"/>
            <w:r>
              <w:rPr>
                <w:rFonts w:hint="eastAsia"/>
              </w:rPr>
              <w:t>10)</w:t>
            </w:r>
          </w:p>
        </w:tc>
        <w:tc>
          <w:tcPr>
            <w:tcW w:w="2182" w:type="dxa"/>
          </w:tcPr>
          <w:p w14:paraId="17AB9065" w14:textId="77777777" w:rsidR="00E54D50" w:rsidRDefault="00353444">
            <w:pPr>
              <w:pStyle w:val="07-1"/>
            </w:pPr>
            <w:r>
              <w:rPr>
                <w:rFonts w:hint="eastAsia"/>
              </w:rPr>
              <w:t>适用年级/届数</w:t>
            </w:r>
          </w:p>
        </w:tc>
        <w:tc>
          <w:tcPr>
            <w:tcW w:w="2185" w:type="dxa"/>
          </w:tcPr>
          <w:p w14:paraId="2BCF3408" w14:textId="77777777" w:rsidR="00E54D50" w:rsidRDefault="00E54D50">
            <w:pPr>
              <w:pStyle w:val="07-1"/>
            </w:pPr>
          </w:p>
        </w:tc>
      </w:tr>
      <w:tr w:rsidR="00E54D50" w14:paraId="4C668F05" w14:textId="77777777">
        <w:tc>
          <w:tcPr>
            <w:tcW w:w="2182" w:type="dxa"/>
          </w:tcPr>
          <w:p w14:paraId="2C9EC969" w14:textId="77777777" w:rsidR="00E54D50" w:rsidRDefault="00353444">
            <w:pPr>
              <w:pStyle w:val="07-1"/>
            </w:pPr>
            <w:r>
              <w:rPr>
                <w:rFonts w:hint="eastAsia"/>
              </w:rPr>
              <w:t>created_at</w:t>
            </w:r>
          </w:p>
        </w:tc>
        <w:tc>
          <w:tcPr>
            <w:tcW w:w="2182" w:type="dxa"/>
          </w:tcPr>
          <w:p w14:paraId="62A187F3" w14:textId="77777777" w:rsidR="00E54D50" w:rsidRDefault="00353444">
            <w:pPr>
              <w:pStyle w:val="07-1"/>
            </w:pPr>
            <w:r>
              <w:rPr>
                <w:rFonts w:hint="eastAsia"/>
              </w:rPr>
              <w:t>DateTimeField</w:t>
            </w:r>
          </w:p>
        </w:tc>
        <w:tc>
          <w:tcPr>
            <w:tcW w:w="2182" w:type="dxa"/>
          </w:tcPr>
          <w:p w14:paraId="69E96811" w14:textId="77777777" w:rsidR="00E54D50" w:rsidRDefault="00353444">
            <w:pPr>
              <w:pStyle w:val="07-1"/>
            </w:pPr>
            <w:r>
              <w:rPr>
                <w:rFonts w:hint="eastAsia"/>
              </w:rPr>
              <w:t>记录创建时间</w:t>
            </w:r>
          </w:p>
        </w:tc>
        <w:tc>
          <w:tcPr>
            <w:tcW w:w="2185" w:type="dxa"/>
          </w:tcPr>
          <w:p w14:paraId="3A4A3881" w14:textId="77777777" w:rsidR="00E54D50" w:rsidRDefault="00E54D50">
            <w:pPr>
              <w:pStyle w:val="07-1"/>
            </w:pPr>
          </w:p>
        </w:tc>
      </w:tr>
    </w:tbl>
    <w:p w14:paraId="15898AB6" w14:textId="77777777" w:rsidR="00E54D50" w:rsidRDefault="00E54D50">
      <w:pPr>
        <w:pStyle w:val="07-1"/>
      </w:pPr>
    </w:p>
    <w:p w14:paraId="589B1E10" w14:textId="77777777" w:rsidR="00E54D50" w:rsidRDefault="00353444">
      <w:pPr>
        <w:pStyle w:val="07-1"/>
      </w:pPr>
      <w:r>
        <w:rPr>
          <w:rFonts w:hint="eastAsia"/>
        </w:rPr>
        <w:t>表3-2 GraduationRequirement表结构</w:t>
      </w:r>
    </w:p>
    <w:tbl>
      <w:tblPr>
        <w:tblW w:w="0" w:type="auto"/>
        <w:tblLook w:val="04A0" w:firstRow="1" w:lastRow="0" w:firstColumn="1" w:lastColumn="0" w:noHBand="0" w:noVBand="1"/>
      </w:tblPr>
      <w:tblGrid>
        <w:gridCol w:w="2182"/>
        <w:gridCol w:w="2182"/>
        <w:gridCol w:w="2182"/>
        <w:gridCol w:w="2185"/>
      </w:tblGrid>
      <w:tr w:rsidR="00E54D50" w14:paraId="7BB6C0A2" w14:textId="77777777">
        <w:tc>
          <w:tcPr>
            <w:tcW w:w="2182" w:type="dxa"/>
            <w:tcBorders>
              <w:top w:val="single" w:sz="4" w:space="0" w:color="auto"/>
              <w:left w:val="nil"/>
              <w:bottom w:val="single" w:sz="4" w:space="0" w:color="auto"/>
              <w:right w:val="nil"/>
            </w:tcBorders>
          </w:tcPr>
          <w:p w14:paraId="51DD439F" w14:textId="77777777" w:rsidR="00E54D50" w:rsidRDefault="00353444">
            <w:pPr>
              <w:pStyle w:val="07-1"/>
            </w:pPr>
            <w:r>
              <w:rPr>
                <w:rFonts w:hint="eastAsia"/>
              </w:rPr>
              <w:t>字段名</w:t>
            </w:r>
          </w:p>
        </w:tc>
        <w:tc>
          <w:tcPr>
            <w:tcW w:w="2182" w:type="dxa"/>
            <w:tcBorders>
              <w:top w:val="single" w:sz="4" w:space="0" w:color="auto"/>
              <w:left w:val="nil"/>
              <w:bottom w:val="single" w:sz="4" w:space="0" w:color="auto"/>
              <w:right w:val="nil"/>
            </w:tcBorders>
          </w:tcPr>
          <w:p w14:paraId="3078159C" w14:textId="77777777" w:rsidR="00E54D50" w:rsidRDefault="00353444">
            <w:pPr>
              <w:pStyle w:val="07-1"/>
            </w:pPr>
            <w:r>
              <w:rPr>
                <w:rFonts w:hint="eastAsia"/>
              </w:rPr>
              <w:t>数据类型</w:t>
            </w:r>
          </w:p>
        </w:tc>
        <w:tc>
          <w:tcPr>
            <w:tcW w:w="2182" w:type="dxa"/>
            <w:tcBorders>
              <w:top w:val="single" w:sz="4" w:space="0" w:color="auto"/>
              <w:left w:val="nil"/>
              <w:bottom w:val="single" w:sz="4" w:space="0" w:color="auto"/>
              <w:right w:val="nil"/>
            </w:tcBorders>
          </w:tcPr>
          <w:p w14:paraId="09E1DC44" w14:textId="77777777" w:rsidR="00E54D50" w:rsidRDefault="00353444">
            <w:pPr>
              <w:pStyle w:val="07-1"/>
            </w:pPr>
            <w:r>
              <w:rPr>
                <w:rFonts w:hint="eastAsia"/>
              </w:rPr>
              <w:t>说明</w:t>
            </w:r>
          </w:p>
        </w:tc>
        <w:tc>
          <w:tcPr>
            <w:tcW w:w="2185" w:type="dxa"/>
            <w:tcBorders>
              <w:top w:val="single" w:sz="4" w:space="0" w:color="auto"/>
              <w:left w:val="nil"/>
              <w:bottom w:val="single" w:sz="4" w:space="0" w:color="auto"/>
              <w:right w:val="nil"/>
            </w:tcBorders>
          </w:tcPr>
          <w:p w14:paraId="38CBC0F8" w14:textId="77777777" w:rsidR="00E54D50" w:rsidRDefault="00353444">
            <w:pPr>
              <w:pStyle w:val="07-1"/>
            </w:pPr>
            <w:r>
              <w:rPr>
                <w:rFonts w:hint="eastAsia"/>
              </w:rPr>
              <w:t>约束</w:t>
            </w:r>
          </w:p>
        </w:tc>
      </w:tr>
      <w:tr w:rsidR="00E54D50" w14:paraId="0DE9FDCB" w14:textId="77777777">
        <w:tc>
          <w:tcPr>
            <w:tcW w:w="2182" w:type="dxa"/>
            <w:tcBorders>
              <w:top w:val="single" w:sz="4" w:space="0" w:color="auto"/>
            </w:tcBorders>
          </w:tcPr>
          <w:p w14:paraId="2D08FF30" w14:textId="77777777" w:rsidR="00E54D50" w:rsidRDefault="00353444">
            <w:pPr>
              <w:pStyle w:val="07-1"/>
            </w:pPr>
            <w:r>
              <w:rPr>
                <w:rFonts w:hint="eastAsia"/>
              </w:rPr>
              <w:t>id</w:t>
            </w:r>
          </w:p>
        </w:tc>
        <w:tc>
          <w:tcPr>
            <w:tcW w:w="2182" w:type="dxa"/>
            <w:tcBorders>
              <w:top w:val="single" w:sz="4" w:space="0" w:color="auto"/>
            </w:tcBorders>
          </w:tcPr>
          <w:p w14:paraId="4D32A37D" w14:textId="77777777" w:rsidR="00E54D50" w:rsidRDefault="00353444">
            <w:pPr>
              <w:pStyle w:val="07-1"/>
            </w:pPr>
            <w:r>
              <w:rPr>
                <w:rFonts w:hint="eastAsia"/>
              </w:rPr>
              <w:t>Integer</w:t>
            </w:r>
          </w:p>
        </w:tc>
        <w:tc>
          <w:tcPr>
            <w:tcW w:w="2182" w:type="dxa"/>
            <w:tcBorders>
              <w:top w:val="single" w:sz="4" w:space="0" w:color="auto"/>
            </w:tcBorders>
          </w:tcPr>
          <w:p w14:paraId="2AB6BE17" w14:textId="77777777" w:rsidR="00E54D50" w:rsidRDefault="00353444">
            <w:pPr>
              <w:pStyle w:val="07-1"/>
            </w:pPr>
            <w:proofErr w:type="gramStart"/>
            <w:r>
              <w:rPr>
                <w:rFonts w:hint="eastAsia"/>
              </w:rPr>
              <w:t>自增主键</w:t>
            </w:r>
            <w:proofErr w:type="gramEnd"/>
          </w:p>
        </w:tc>
        <w:tc>
          <w:tcPr>
            <w:tcW w:w="2185" w:type="dxa"/>
            <w:tcBorders>
              <w:top w:val="single" w:sz="4" w:space="0" w:color="auto"/>
            </w:tcBorders>
          </w:tcPr>
          <w:p w14:paraId="3FA73D5D" w14:textId="77777777" w:rsidR="00E54D50" w:rsidRDefault="00353444">
            <w:pPr>
              <w:pStyle w:val="07-1"/>
            </w:pPr>
            <w:r>
              <w:rPr>
                <w:rFonts w:hint="eastAsia"/>
              </w:rPr>
              <w:t>PK</w:t>
            </w:r>
          </w:p>
        </w:tc>
      </w:tr>
      <w:tr w:rsidR="00E54D50" w14:paraId="39640431" w14:textId="77777777">
        <w:tc>
          <w:tcPr>
            <w:tcW w:w="2182" w:type="dxa"/>
          </w:tcPr>
          <w:p w14:paraId="64BA0286" w14:textId="77777777" w:rsidR="00E54D50" w:rsidRDefault="00353444">
            <w:pPr>
              <w:pStyle w:val="07-1"/>
            </w:pPr>
            <w:r>
              <w:rPr>
                <w:rFonts w:hint="eastAsia"/>
              </w:rPr>
              <w:t>matrix_id</w:t>
            </w:r>
          </w:p>
        </w:tc>
        <w:tc>
          <w:tcPr>
            <w:tcW w:w="2182" w:type="dxa"/>
          </w:tcPr>
          <w:p w14:paraId="4EFFCE35" w14:textId="77777777" w:rsidR="00E54D50" w:rsidRDefault="00353444">
            <w:pPr>
              <w:pStyle w:val="07-1"/>
            </w:pPr>
            <w:r>
              <w:rPr>
                <w:rFonts w:hint="eastAsia"/>
              </w:rPr>
              <w:t>ForeignKey</w:t>
            </w:r>
          </w:p>
        </w:tc>
        <w:tc>
          <w:tcPr>
            <w:tcW w:w="2182" w:type="dxa"/>
          </w:tcPr>
          <w:p w14:paraId="4696A6F0" w14:textId="77777777" w:rsidR="00E54D50" w:rsidRDefault="00353444">
            <w:pPr>
              <w:pStyle w:val="07-1"/>
            </w:pPr>
            <w:r>
              <w:rPr>
                <w:rFonts w:hint="eastAsia"/>
              </w:rPr>
              <w:t>关联RequirementMatrix</w:t>
            </w:r>
          </w:p>
        </w:tc>
        <w:tc>
          <w:tcPr>
            <w:tcW w:w="2185" w:type="dxa"/>
          </w:tcPr>
          <w:p w14:paraId="1C8F1D4E" w14:textId="77777777" w:rsidR="00E54D50" w:rsidRDefault="00353444">
            <w:pPr>
              <w:pStyle w:val="07-1"/>
            </w:pPr>
            <w:r>
              <w:rPr>
                <w:rFonts w:hint="eastAsia"/>
              </w:rPr>
              <w:t>FK,级联删除</w:t>
            </w:r>
          </w:p>
        </w:tc>
      </w:tr>
      <w:tr w:rsidR="00E54D50" w14:paraId="62C87C73" w14:textId="77777777">
        <w:tc>
          <w:tcPr>
            <w:tcW w:w="2182" w:type="dxa"/>
          </w:tcPr>
          <w:p w14:paraId="4D0190E2" w14:textId="77777777" w:rsidR="00E54D50" w:rsidRDefault="00353444">
            <w:pPr>
              <w:pStyle w:val="07-1"/>
            </w:pPr>
            <w:r>
              <w:rPr>
                <w:rFonts w:hint="eastAsia"/>
              </w:rPr>
              <w:t>name</w:t>
            </w:r>
          </w:p>
        </w:tc>
        <w:tc>
          <w:tcPr>
            <w:tcW w:w="2182" w:type="dxa"/>
          </w:tcPr>
          <w:p w14:paraId="50201A13" w14:textId="77777777" w:rsidR="00E54D50" w:rsidRDefault="00353444">
            <w:pPr>
              <w:pStyle w:val="07-1"/>
            </w:pPr>
            <w:proofErr w:type="gramStart"/>
            <w:r>
              <w:rPr>
                <w:rFonts w:hint="eastAsia"/>
              </w:rPr>
              <w:t>CharField(</w:t>
            </w:r>
            <w:proofErr w:type="gramEnd"/>
            <w:r>
              <w:rPr>
                <w:rFonts w:hint="eastAsia"/>
              </w:rPr>
              <w:t>200)</w:t>
            </w:r>
          </w:p>
        </w:tc>
        <w:tc>
          <w:tcPr>
            <w:tcW w:w="2182" w:type="dxa"/>
          </w:tcPr>
          <w:p w14:paraId="7A951AEC" w14:textId="77777777" w:rsidR="00E54D50" w:rsidRDefault="00353444">
            <w:pPr>
              <w:pStyle w:val="07-1"/>
            </w:pPr>
            <w:r>
              <w:rPr>
                <w:rFonts w:hint="eastAsia"/>
              </w:rPr>
              <w:t>毕业要求名称</w:t>
            </w:r>
          </w:p>
        </w:tc>
        <w:tc>
          <w:tcPr>
            <w:tcW w:w="2185" w:type="dxa"/>
          </w:tcPr>
          <w:p w14:paraId="4536CFA3" w14:textId="77777777" w:rsidR="00E54D50" w:rsidRDefault="00E54D50">
            <w:pPr>
              <w:pStyle w:val="07-1"/>
            </w:pPr>
          </w:p>
        </w:tc>
      </w:tr>
      <w:tr w:rsidR="00E54D50" w14:paraId="1AE398F9" w14:textId="77777777">
        <w:tc>
          <w:tcPr>
            <w:tcW w:w="2182" w:type="dxa"/>
          </w:tcPr>
          <w:p w14:paraId="405B389F" w14:textId="77777777" w:rsidR="00E54D50" w:rsidRDefault="00353444">
            <w:pPr>
              <w:pStyle w:val="07-1"/>
            </w:pPr>
            <w:r>
              <w:rPr>
                <w:rFonts w:hint="eastAsia"/>
              </w:rPr>
              <w:t>description</w:t>
            </w:r>
          </w:p>
        </w:tc>
        <w:tc>
          <w:tcPr>
            <w:tcW w:w="2182" w:type="dxa"/>
          </w:tcPr>
          <w:p w14:paraId="0697F45F" w14:textId="77777777" w:rsidR="00E54D50" w:rsidRDefault="00353444">
            <w:pPr>
              <w:pStyle w:val="07-1"/>
            </w:pPr>
            <w:r>
              <w:rPr>
                <w:rFonts w:hint="eastAsia"/>
              </w:rPr>
              <w:t>TextField</w:t>
            </w:r>
          </w:p>
        </w:tc>
        <w:tc>
          <w:tcPr>
            <w:tcW w:w="2182" w:type="dxa"/>
          </w:tcPr>
          <w:p w14:paraId="0E86945E" w14:textId="77777777" w:rsidR="00E54D50" w:rsidRDefault="00353444">
            <w:pPr>
              <w:pStyle w:val="07-1"/>
            </w:pPr>
            <w:r>
              <w:rPr>
                <w:rFonts w:hint="eastAsia"/>
              </w:rPr>
              <w:t>毕业要求描述</w:t>
            </w:r>
          </w:p>
        </w:tc>
        <w:tc>
          <w:tcPr>
            <w:tcW w:w="2185" w:type="dxa"/>
          </w:tcPr>
          <w:p w14:paraId="5BF681EF" w14:textId="77777777" w:rsidR="00E54D50" w:rsidRDefault="00E54D50">
            <w:pPr>
              <w:pStyle w:val="07-1"/>
            </w:pPr>
          </w:p>
        </w:tc>
      </w:tr>
    </w:tbl>
    <w:p w14:paraId="2870588F" w14:textId="77777777" w:rsidR="00E54D50" w:rsidRDefault="00E54D50">
      <w:pPr>
        <w:pStyle w:val="07-1"/>
      </w:pPr>
    </w:p>
    <w:p w14:paraId="79022017" w14:textId="77777777" w:rsidR="00E54D50" w:rsidRDefault="00E54D50">
      <w:pPr>
        <w:pStyle w:val="07-1"/>
      </w:pPr>
    </w:p>
    <w:p w14:paraId="619610C2" w14:textId="77777777" w:rsidR="00E54D50" w:rsidRDefault="00E54D50">
      <w:pPr>
        <w:pStyle w:val="07-1"/>
      </w:pPr>
    </w:p>
    <w:p w14:paraId="550DCCCD" w14:textId="77777777" w:rsidR="00E54D50" w:rsidRDefault="00E54D50">
      <w:pPr>
        <w:pStyle w:val="07-1"/>
      </w:pPr>
    </w:p>
    <w:p w14:paraId="0D76A4A6" w14:textId="77777777" w:rsidR="00E54D50" w:rsidRDefault="00353444">
      <w:pPr>
        <w:pStyle w:val="07-1"/>
      </w:pPr>
      <w:r>
        <w:rPr>
          <w:rFonts w:hint="eastAsia"/>
        </w:rPr>
        <w:t>表3-3 SubRequirement表结构</w:t>
      </w:r>
    </w:p>
    <w:tbl>
      <w:tblPr>
        <w:tblW w:w="0" w:type="auto"/>
        <w:tblLayout w:type="fixed"/>
        <w:tblLook w:val="04A0" w:firstRow="1" w:lastRow="0" w:firstColumn="1" w:lastColumn="0" w:noHBand="0" w:noVBand="1"/>
      </w:tblPr>
      <w:tblGrid>
        <w:gridCol w:w="2841"/>
        <w:gridCol w:w="1830"/>
        <w:gridCol w:w="2869"/>
        <w:gridCol w:w="1407"/>
      </w:tblGrid>
      <w:tr w:rsidR="00E54D50" w14:paraId="4B165E23" w14:textId="77777777">
        <w:tc>
          <w:tcPr>
            <w:tcW w:w="2841" w:type="dxa"/>
            <w:tcBorders>
              <w:top w:val="single" w:sz="4" w:space="0" w:color="auto"/>
              <w:left w:val="nil"/>
              <w:bottom w:val="single" w:sz="4" w:space="0" w:color="auto"/>
              <w:right w:val="nil"/>
            </w:tcBorders>
          </w:tcPr>
          <w:p w14:paraId="1B97356C" w14:textId="77777777" w:rsidR="00E54D50" w:rsidRDefault="00353444">
            <w:pPr>
              <w:pStyle w:val="07-1"/>
            </w:pPr>
            <w:r>
              <w:rPr>
                <w:rFonts w:hint="eastAsia"/>
              </w:rPr>
              <w:t>字段名</w:t>
            </w:r>
          </w:p>
        </w:tc>
        <w:tc>
          <w:tcPr>
            <w:tcW w:w="1830" w:type="dxa"/>
            <w:tcBorders>
              <w:top w:val="single" w:sz="4" w:space="0" w:color="auto"/>
              <w:left w:val="nil"/>
              <w:bottom w:val="single" w:sz="4" w:space="0" w:color="auto"/>
              <w:right w:val="nil"/>
            </w:tcBorders>
          </w:tcPr>
          <w:p w14:paraId="12E91DCB" w14:textId="77777777" w:rsidR="00E54D50" w:rsidRDefault="00353444">
            <w:pPr>
              <w:pStyle w:val="07-1"/>
            </w:pPr>
            <w:r>
              <w:rPr>
                <w:rFonts w:hint="eastAsia"/>
              </w:rPr>
              <w:t>数据类型</w:t>
            </w:r>
          </w:p>
        </w:tc>
        <w:tc>
          <w:tcPr>
            <w:tcW w:w="2869" w:type="dxa"/>
            <w:tcBorders>
              <w:top w:val="single" w:sz="4" w:space="0" w:color="auto"/>
              <w:left w:val="nil"/>
              <w:bottom w:val="single" w:sz="4" w:space="0" w:color="auto"/>
              <w:right w:val="nil"/>
            </w:tcBorders>
          </w:tcPr>
          <w:p w14:paraId="1428B902" w14:textId="77777777" w:rsidR="00E54D50" w:rsidRDefault="00353444">
            <w:pPr>
              <w:pStyle w:val="07-1"/>
            </w:pPr>
            <w:r>
              <w:rPr>
                <w:rFonts w:hint="eastAsia"/>
              </w:rPr>
              <w:t>说明</w:t>
            </w:r>
          </w:p>
        </w:tc>
        <w:tc>
          <w:tcPr>
            <w:tcW w:w="1407" w:type="dxa"/>
            <w:tcBorders>
              <w:top w:val="single" w:sz="4" w:space="0" w:color="auto"/>
              <w:left w:val="nil"/>
              <w:bottom w:val="single" w:sz="4" w:space="0" w:color="auto"/>
              <w:right w:val="nil"/>
            </w:tcBorders>
          </w:tcPr>
          <w:p w14:paraId="794E4768" w14:textId="77777777" w:rsidR="00E54D50" w:rsidRDefault="00353444">
            <w:pPr>
              <w:pStyle w:val="07-1"/>
            </w:pPr>
            <w:r>
              <w:rPr>
                <w:rFonts w:hint="eastAsia"/>
              </w:rPr>
              <w:t>约束</w:t>
            </w:r>
          </w:p>
        </w:tc>
      </w:tr>
      <w:tr w:rsidR="00E54D50" w14:paraId="7F07B75F" w14:textId="77777777">
        <w:tc>
          <w:tcPr>
            <w:tcW w:w="2841" w:type="dxa"/>
            <w:tcBorders>
              <w:top w:val="single" w:sz="4" w:space="0" w:color="auto"/>
            </w:tcBorders>
          </w:tcPr>
          <w:p w14:paraId="34263A36" w14:textId="77777777" w:rsidR="00E54D50" w:rsidRDefault="00353444">
            <w:pPr>
              <w:pStyle w:val="07-1"/>
            </w:pPr>
            <w:r>
              <w:rPr>
                <w:rFonts w:hint="eastAsia"/>
              </w:rPr>
              <w:t>id</w:t>
            </w:r>
          </w:p>
        </w:tc>
        <w:tc>
          <w:tcPr>
            <w:tcW w:w="1830" w:type="dxa"/>
            <w:tcBorders>
              <w:top w:val="single" w:sz="4" w:space="0" w:color="auto"/>
            </w:tcBorders>
          </w:tcPr>
          <w:p w14:paraId="3993E6C2" w14:textId="77777777" w:rsidR="00E54D50" w:rsidRDefault="00353444">
            <w:pPr>
              <w:pStyle w:val="07-1"/>
            </w:pPr>
            <w:r>
              <w:rPr>
                <w:rFonts w:hint="eastAsia"/>
              </w:rPr>
              <w:t>Integer</w:t>
            </w:r>
          </w:p>
        </w:tc>
        <w:tc>
          <w:tcPr>
            <w:tcW w:w="2869" w:type="dxa"/>
            <w:tcBorders>
              <w:top w:val="single" w:sz="4" w:space="0" w:color="auto"/>
            </w:tcBorders>
          </w:tcPr>
          <w:p w14:paraId="7A0882B4" w14:textId="77777777" w:rsidR="00E54D50" w:rsidRDefault="00353444">
            <w:pPr>
              <w:pStyle w:val="07-1"/>
            </w:pPr>
            <w:proofErr w:type="gramStart"/>
            <w:r>
              <w:rPr>
                <w:rFonts w:hint="eastAsia"/>
              </w:rPr>
              <w:t>自增主键</w:t>
            </w:r>
            <w:proofErr w:type="gramEnd"/>
          </w:p>
        </w:tc>
        <w:tc>
          <w:tcPr>
            <w:tcW w:w="1407" w:type="dxa"/>
            <w:tcBorders>
              <w:top w:val="single" w:sz="4" w:space="0" w:color="auto"/>
            </w:tcBorders>
          </w:tcPr>
          <w:p w14:paraId="338B389D" w14:textId="77777777" w:rsidR="00E54D50" w:rsidRDefault="00353444">
            <w:pPr>
              <w:pStyle w:val="07-1"/>
            </w:pPr>
            <w:r>
              <w:rPr>
                <w:rFonts w:hint="eastAsia"/>
              </w:rPr>
              <w:t>PK</w:t>
            </w:r>
          </w:p>
        </w:tc>
      </w:tr>
      <w:tr w:rsidR="00E54D50" w14:paraId="0A27C27A" w14:textId="77777777">
        <w:tc>
          <w:tcPr>
            <w:tcW w:w="2841" w:type="dxa"/>
          </w:tcPr>
          <w:p w14:paraId="6612BDA2" w14:textId="77777777" w:rsidR="00E54D50" w:rsidRDefault="00353444">
            <w:pPr>
              <w:pStyle w:val="07-1"/>
            </w:pPr>
            <w:r>
              <w:rPr>
                <w:rFonts w:hint="eastAsia"/>
              </w:rPr>
              <w:t>graduation_requirement_id</w:t>
            </w:r>
          </w:p>
        </w:tc>
        <w:tc>
          <w:tcPr>
            <w:tcW w:w="1830" w:type="dxa"/>
          </w:tcPr>
          <w:p w14:paraId="7801CF15" w14:textId="77777777" w:rsidR="00E54D50" w:rsidRDefault="00353444">
            <w:pPr>
              <w:pStyle w:val="07-1"/>
            </w:pPr>
            <w:r>
              <w:rPr>
                <w:rFonts w:hint="eastAsia"/>
              </w:rPr>
              <w:t>ForeignKey</w:t>
            </w:r>
          </w:p>
        </w:tc>
        <w:tc>
          <w:tcPr>
            <w:tcW w:w="2869" w:type="dxa"/>
          </w:tcPr>
          <w:p w14:paraId="787253A8" w14:textId="77777777" w:rsidR="00E54D50" w:rsidRDefault="00353444">
            <w:pPr>
              <w:pStyle w:val="07-1"/>
            </w:pPr>
            <w:r>
              <w:rPr>
                <w:rFonts w:hint="eastAsia"/>
              </w:rPr>
              <w:t>关联GraduationRequirement</w:t>
            </w:r>
          </w:p>
        </w:tc>
        <w:tc>
          <w:tcPr>
            <w:tcW w:w="1407" w:type="dxa"/>
          </w:tcPr>
          <w:p w14:paraId="55005E20" w14:textId="77777777" w:rsidR="00E54D50" w:rsidRDefault="00353444">
            <w:pPr>
              <w:pStyle w:val="07-1"/>
            </w:pPr>
            <w:r>
              <w:rPr>
                <w:rFonts w:hint="eastAsia"/>
              </w:rPr>
              <w:t>FK,级联删除</w:t>
            </w:r>
          </w:p>
        </w:tc>
      </w:tr>
      <w:tr w:rsidR="00E54D50" w14:paraId="0F915967" w14:textId="77777777">
        <w:tc>
          <w:tcPr>
            <w:tcW w:w="2841" w:type="dxa"/>
          </w:tcPr>
          <w:p w14:paraId="325C756C" w14:textId="77777777" w:rsidR="00E54D50" w:rsidRDefault="00353444">
            <w:pPr>
              <w:pStyle w:val="07-1"/>
            </w:pPr>
            <w:r>
              <w:rPr>
                <w:rFonts w:hint="eastAsia"/>
              </w:rPr>
              <w:t>sub_req_id</w:t>
            </w:r>
          </w:p>
        </w:tc>
        <w:tc>
          <w:tcPr>
            <w:tcW w:w="1830" w:type="dxa"/>
          </w:tcPr>
          <w:p w14:paraId="2011856E" w14:textId="77777777" w:rsidR="00E54D50" w:rsidRDefault="00353444">
            <w:pPr>
              <w:pStyle w:val="07-1"/>
            </w:pPr>
            <w:proofErr w:type="gramStart"/>
            <w:r>
              <w:rPr>
                <w:rFonts w:hint="eastAsia"/>
              </w:rPr>
              <w:t>CharField(</w:t>
            </w:r>
            <w:proofErr w:type="gramEnd"/>
            <w:r>
              <w:rPr>
                <w:rFonts w:hint="eastAsia"/>
              </w:rPr>
              <w:t>10)</w:t>
            </w:r>
          </w:p>
        </w:tc>
        <w:tc>
          <w:tcPr>
            <w:tcW w:w="2869" w:type="dxa"/>
          </w:tcPr>
          <w:p w14:paraId="5B389497" w14:textId="77777777" w:rsidR="00E54D50" w:rsidRDefault="00353444">
            <w:pPr>
              <w:pStyle w:val="07-1"/>
            </w:pPr>
            <w:r>
              <w:rPr>
                <w:rFonts w:hint="eastAsia"/>
              </w:rPr>
              <w:t>指标点编号(如1.1)</w:t>
            </w:r>
          </w:p>
        </w:tc>
        <w:tc>
          <w:tcPr>
            <w:tcW w:w="1407" w:type="dxa"/>
          </w:tcPr>
          <w:p w14:paraId="24A95793" w14:textId="77777777" w:rsidR="00E54D50" w:rsidRDefault="00E54D50">
            <w:pPr>
              <w:pStyle w:val="07-1"/>
            </w:pPr>
          </w:p>
        </w:tc>
      </w:tr>
      <w:tr w:rsidR="00E54D50" w14:paraId="4CADFAE8" w14:textId="77777777">
        <w:tc>
          <w:tcPr>
            <w:tcW w:w="2841" w:type="dxa"/>
          </w:tcPr>
          <w:p w14:paraId="561F8455" w14:textId="77777777" w:rsidR="00E54D50" w:rsidRDefault="00353444">
            <w:pPr>
              <w:pStyle w:val="07-1"/>
            </w:pPr>
            <w:r>
              <w:rPr>
                <w:rFonts w:hint="eastAsia"/>
              </w:rPr>
              <w:t>name</w:t>
            </w:r>
          </w:p>
        </w:tc>
        <w:tc>
          <w:tcPr>
            <w:tcW w:w="1830" w:type="dxa"/>
          </w:tcPr>
          <w:p w14:paraId="12248866" w14:textId="77777777" w:rsidR="00E54D50" w:rsidRDefault="00353444">
            <w:pPr>
              <w:pStyle w:val="07-1"/>
            </w:pPr>
            <w:proofErr w:type="gramStart"/>
            <w:r>
              <w:rPr>
                <w:rFonts w:hint="eastAsia"/>
              </w:rPr>
              <w:t>CharField(</w:t>
            </w:r>
            <w:proofErr w:type="gramEnd"/>
            <w:r>
              <w:rPr>
                <w:rFonts w:hint="eastAsia"/>
              </w:rPr>
              <w:t>200)</w:t>
            </w:r>
          </w:p>
        </w:tc>
        <w:tc>
          <w:tcPr>
            <w:tcW w:w="2869" w:type="dxa"/>
          </w:tcPr>
          <w:p w14:paraId="1E916A87" w14:textId="77777777" w:rsidR="00E54D50" w:rsidRDefault="00353444">
            <w:pPr>
              <w:pStyle w:val="07-1"/>
            </w:pPr>
            <w:r>
              <w:rPr>
                <w:rFonts w:hint="eastAsia"/>
              </w:rPr>
              <w:t>指标点名称</w:t>
            </w:r>
          </w:p>
        </w:tc>
        <w:tc>
          <w:tcPr>
            <w:tcW w:w="1407" w:type="dxa"/>
          </w:tcPr>
          <w:p w14:paraId="4BB07CBB" w14:textId="77777777" w:rsidR="00E54D50" w:rsidRDefault="00E54D50">
            <w:pPr>
              <w:pStyle w:val="07-1"/>
            </w:pPr>
          </w:p>
        </w:tc>
      </w:tr>
    </w:tbl>
    <w:p w14:paraId="497F827A" w14:textId="77777777" w:rsidR="00E54D50" w:rsidRDefault="00E54D50">
      <w:pPr>
        <w:pStyle w:val="07-1"/>
      </w:pPr>
    </w:p>
    <w:p w14:paraId="3BBD6740" w14:textId="77777777" w:rsidR="00E54D50" w:rsidRDefault="00353444">
      <w:pPr>
        <w:pStyle w:val="07-1"/>
      </w:pPr>
      <w:r>
        <w:rPr>
          <w:rFonts w:hint="eastAsia"/>
        </w:rPr>
        <w:t>表3-4 Course表结构</w:t>
      </w:r>
    </w:p>
    <w:tbl>
      <w:tblPr>
        <w:tblW w:w="0" w:type="auto"/>
        <w:tblLayout w:type="fixed"/>
        <w:tblLook w:val="04A0" w:firstRow="1" w:lastRow="0" w:firstColumn="1" w:lastColumn="0" w:noHBand="0" w:noVBand="1"/>
      </w:tblPr>
      <w:tblGrid>
        <w:gridCol w:w="2182"/>
        <w:gridCol w:w="2478"/>
        <w:gridCol w:w="2694"/>
        <w:gridCol w:w="1377"/>
      </w:tblGrid>
      <w:tr w:rsidR="00E54D50" w14:paraId="119B7B02" w14:textId="77777777">
        <w:tc>
          <w:tcPr>
            <w:tcW w:w="2182" w:type="dxa"/>
            <w:tcBorders>
              <w:top w:val="single" w:sz="4" w:space="0" w:color="auto"/>
              <w:left w:val="nil"/>
              <w:bottom w:val="single" w:sz="4" w:space="0" w:color="auto"/>
              <w:right w:val="nil"/>
            </w:tcBorders>
          </w:tcPr>
          <w:p w14:paraId="6C2ECF6C" w14:textId="77777777" w:rsidR="00E54D50" w:rsidRDefault="00353444">
            <w:pPr>
              <w:pStyle w:val="07-1"/>
            </w:pPr>
            <w:r>
              <w:rPr>
                <w:rFonts w:hint="eastAsia"/>
              </w:rPr>
              <w:t>字段名</w:t>
            </w:r>
          </w:p>
        </w:tc>
        <w:tc>
          <w:tcPr>
            <w:tcW w:w="2478" w:type="dxa"/>
            <w:tcBorders>
              <w:top w:val="single" w:sz="4" w:space="0" w:color="auto"/>
              <w:left w:val="nil"/>
              <w:bottom w:val="single" w:sz="4" w:space="0" w:color="auto"/>
              <w:right w:val="nil"/>
            </w:tcBorders>
          </w:tcPr>
          <w:p w14:paraId="5AD865E2" w14:textId="77777777" w:rsidR="00E54D50" w:rsidRDefault="00353444">
            <w:pPr>
              <w:pStyle w:val="07-1"/>
            </w:pPr>
            <w:r>
              <w:rPr>
                <w:rFonts w:hint="eastAsia"/>
              </w:rPr>
              <w:t>数据类型</w:t>
            </w:r>
          </w:p>
        </w:tc>
        <w:tc>
          <w:tcPr>
            <w:tcW w:w="2694" w:type="dxa"/>
            <w:tcBorders>
              <w:top w:val="single" w:sz="4" w:space="0" w:color="auto"/>
              <w:left w:val="nil"/>
              <w:bottom w:val="single" w:sz="4" w:space="0" w:color="auto"/>
              <w:right w:val="nil"/>
            </w:tcBorders>
          </w:tcPr>
          <w:p w14:paraId="3AC96E7C" w14:textId="77777777" w:rsidR="00E54D50" w:rsidRDefault="00353444">
            <w:pPr>
              <w:pStyle w:val="07-1"/>
            </w:pPr>
            <w:r>
              <w:rPr>
                <w:rFonts w:hint="eastAsia"/>
              </w:rPr>
              <w:t>说明</w:t>
            </w:r>
          </w:p>
        </w:tc>
        <w:tc>
          <w:tcPr>
            <w:tcW w:w="1377" w:type="dxa"/>
            <w:tcBorders>
              <w:top w:val="single" w:sz="4" w:space="0" w:color="auto"/>
              <w:left w:val="nil"/>
              <w:bottom w:val="single" w:sz="4" w:space="0" w:color="auto"/>
              <w:right w:val="nil"/>
            </w:tcBorders>
          </w:tcPr>
          <w:p w14:paraId="5CA06DA7" w14:textId="77777777" w:rsidR="00E54D50" w:rsidRDefault="00353444">
            <w:pPr>
              <w:pStyle w:val="07-1"/>
            </w:pPr>
            <w:r>
              <w:rPr>
                <w:rFonts w:hint="eastAsia"/>
              </w:rPr>
              <w:t>约束</w:t>
            </w:r>
          </w:p>
        </w:tc>
      </w:tr>
      <w:tr w:rsidR="00E54D50" w14:paraId="17E0247D" w14:textId="77777777">
        <w:tc>
          <w:tcPr>
            <w:tcW w:w="2182" w:type="dxa"/>
            <w:tcBorders>
              <w:top w:val="single" w:sz="4" w:space="0" w:color="auto"/>
            </w:tcBorders>
          </w:tcPr>
          <w:p w14:paraId="14CABF51" w14:textId="77777777" w:rsidR="00E54D50" w:rsidRDefault="00353444">
            <w:pPr>
              <w:pStyle w:val="07-1"/>
            </w:pPr>
            <w:r>
              <w:rPr>
                <w:rFonts w:hint="eastAsia"/>
              </w:rPr>
              <w:t>id</w:t>
            </w:r>
          </w:p>
        </w:tc>
        <w:tc>
          <w:tcPr>
            <w:tcW w:w="2478" w:type="dxa"/>
            <w:tcBorders>
              <w:top w:val="single" w:sz="4" w:space="0" w:color="auto"/>
            </w:tcBorders>
          </w:tcPr>
          <w:p w14:paraId="411A33C2" w14:textId="77777777" w:rsidR="00E54D50" w:rsidRDefault="00353444">
            <w:pPr>
              <w:pStyle w:val="07-1"/>
            </w:pPr>
            <w:r>
              <w:rPr>
                <w:rFonts w:hint="eastAsia"/>
              </w:rPr>
              <w:t>Integer</w:t>
            </w:r>
          </w:p>
        </w:tc>
        <w:tc>
          <w:tcPr>
            <w:tcW w:w="2694" w:type="dxa"/>
            <w:tcBorders>
              <w:top w:val="single" w:sz="4" w:space="0" w:color="auto"/>
            </w:tcBorders>
          </w:tcPr>
          <w:p w14:paraId="25406F32" w14:textId="77777777" w:rsidR="00E54D50" w:rsidRDefault="00353444">
            <w:pPr>
              <w:pStyle w:val="07-1"/>
            </w:pPr>
            <w:proofErr w:type="gramStart"/>
            <w:r>
              <w:rPr>
                <w:rFonts w:hint="eastAsia"/>
              </w:rPr>
              <w:t>自增主键</w:t>
            </w:r>
            <w:proofErr w:type="gramEnd"/>
          </w:p>
        </w:tc>
        <w:tc>
          <w:tcPr>
            <w:tcW w:w="1377" w:type="dxa"/>
            <w:tcBorders>
              <w:top w:val="single" w:sz="4" w:space="0" w:color="auto"/>
            </w:tcBorders>
          </w:tcPr>
          <w:p w14:paraId="33F6A336" w14:textId="77777777" w:rsidR="00E54D50" w:rsidRDefault="00353444">
            <w:pPr>
              <w:pStyle w:val="07-1"/>
            </w:pPr>
            <w:r>
              <w:rPr>
                <w:rFonts w:hint="eastAsia"/>
              </w:rPr>
              <w:t>PK</w:t>
            </w:r>
          </w:p>
        </w:tc>
      </w:tr>
      <w:tr w:rsidR="00E54D50" w14:paraId="4CF17B47" w14:textId="77777777">
        <w:tc>
          <w:tcPr>
            <w:tcW w:w="2182" w:type="dxa"/>
          </w:tcPr>
          <w:p w14:paraId="0CE48909" w14:textId="77777777" w:rsidR="00E54D50" w:rsidRDefault="00353444">
            <w:pPr>
              <w:pStyle w:val="07-1"/>
            </w:pPr>
            <w:r>
              <w:rPr>
                <w:rFonts w:hint="eastAsia"/>
              </w:rPr>
              <w:t>matrix_id</w:t>
            </w:r>
          </w:p>
        </w:tc>
        <w:tc>
          <w:tcPr>
            <w:tcW w:w="2478" w:type="dxa"/>
          </w:tcPr>
          <w:p w14:paraId="3669C588" w14:textId="77777777" w:rsidR="00E54D50" w:rsidRDefault="00353444">
            <w:pPr>
              <w:pStyle w:val="07-1"/>
            </w:pPr>
            <w:r>
              <w:rPr>
                <w:rFonts w:hint="eastAsia"/>
              </w:rPr>
              <w:t>ForeignKey</w:t>
            </w:r>
          </w:p>
        </w:tc>
        <w:tc>
          <w:tcPr>
            <w:tcW w:w="2694" w:type="dxa"/>
          </w:tcPr>
          <w:p w14:paraId="12CBD324" w14:textId="77777777" w:rsidR="00E54D50" w:rsidRDefault="00353444">
            <w:pPr>
              <w:pStyle w:val="07-1"/>
            </w:pPr>
            <w:r>
              <w:rPr>
                <w:rFonts w:hint="eastAsia"/>
              </w:rPr>
              <w:t>关联RequirementMatrix</w:t>
            </w:r>
          </w:p>
        </w:tc>
        <w:tc>
          <w:tcPr>
            <w:tcW w:w="1377" w:type="dxa"/>
          </w:tcPr>
          <w:p w14:paraId="306FD2A9" w14:textId="77777777" w:rsidR="00E54D50" w:rsidRDefault="00353444">
            <w:pPr>
              <w:pStyle w:val="07-1"/>
            </w:pPr>
            <w:r>
              <w:rPr>
                <w:rFonts w:hint="eastAsia"/>
              </w:rPr>
              <w:t>FK,级联删除</w:t>
            </w:r>
          </w:p>
        </w:tc>
      </w:tr>
      <w:tr w:rsidR="00E54D50" w14:paraId="78D1847F" w14:textId="77777777">
        <w:tc>
          <w:tcPr>
            <w:tcW w:w="2182" w:type="dxa"/>
          </w:tcPr>
          <w:p w14:paraId="6713437C" w14:textId="77777777" w:rsidR="00E54D50" w:rsidRDefault="00353444">
            <w:pPr>
              <w:pStyle w:val="07-1"/>
            </w:pPr>
            <w:r>
              <w:rPr>
                <w:rFonts w:hint="eastAsia"/>
              </w:rPr>
              <w:t>name</w:t>
            </w:r>
          </w:p>
        </w:tc>
        <w:tc>
          <w:tcPr>
            <w:tcW w:w="2478" w:type="dxa"/>
          </w:tcPr>
          <w:p w14:paraId="6910CD14" w14:textId="77777777" w:rsidR="00E54D50" w:rsidRDefault="00353444">
            <w:pPr>
              <w:pStyle w:val="07-1"/>
            </w:pPr>
            <w:proofErr w:type="gramStart"/>
            <w:r>
              <w:rPr>
                <w:rFonts w:hint="eastAsia"/>
              </w:rPr>
              <w:t>CharField(</w:t>
            </w:r>
            <w:proofErr w:type="gramEnd"/>
            <w:r>
              <w:rPr>
                <w:rFonts w:hint="eastAsia"/>
              </w:rPr>
              <w:t>100)</w:t>
            </w:r>
          </w:p>
        </w:tc>
        <w:tc>
          <w:tcPr>
            <w:tcW w:w="2694" w:type="dxa"/>
          </w:tcPr>
          <w:p w14:paraId="44985AB9" w14:textId="77777777" w:rsidR="00E54D50" w:rsidRDefault="00353444">
            <w:pPr>
              <w:pStyle w:val="07-1"/>
            </w:pPr>
            <w:r>
              <w:rPr>
                <w:rFonts w:hint="eastAsia"/>
              </w:rPr>
              <w:t>课程名称</w:t>
            </w:r>
          </w:p>
        </w:tc>
        <w:tc>
          <w:tcPr>
            <w:tcW w:w="1377" w:type="dxa"/>
          </w:tcPr>
          <w:p w14:paraId="23DD389C" w14:textId="77777777" w:rsidR="00E54D50" w:rsidRDefault="00E54D50">
            <w:pPr>
              <w:pStyle w:val="07-1"/>
            </w:pPr>
          </w:p>
        </w:tc>
      </w:tr>
      <w:tr w:rsidR="00E54D50" w14:paraId="179C3CFC" w14:textId="77777777">
        <w:tc>
          <w:tcPr>
            <w:tcW w:w="2182" w:type="dxa"/>
          </w:tcPr>
          <w:p w14:paraId="18D4F573" w14:textId="77777777" w:rsidR="00E54D50" w:rsidRDefault="00353444">
            <w:pPr>
              <w:pStyle w:val="07-1"/>
            </w:pPr>
            <w:r>
              <w:rPr>
                <w:rFonts w:hint="eastAsia"/>
              </w:rPr>
              <w:lastRenderedPageBreak/>
              <w:t>achievement</w:t>
            </w:r>
          </w:p>
        </w:tc>
        <w:tc>
          <w:tcPr>
            <w:tcW w:w="2478" w:type="dxa"/>
          </w:tcPr>
          <w:p w14:paraId="3CD8F340" w14:textId="77777777" w:rsidR="00E54D50" w:rsidRDefault="00353444">
            <w:pPr>
              <w:pStyle w:val="07-1"/>
            </w:pPr>
            <w:r>
              <w:rPr>
                <w:rFonts w:hint="eastAsia"/>
              </w:rPr>
              <w:t>FloatField</w:t>
            </w:r>
          </w:p>
        </w:tc>
        <w:tc>
          <w:tcPr>
            <w:tcW w:w="2694" w:type="dxa"/>
          </w:tcPr>
          <w:p w14:paraId="69F8BA1C" w14:textId="77777777" w:rsidR="00E54D50" w:rsidRDefault="00353444">
            <w:pPr>
              <w:pStyle w:val="07-1"/>
            </w:pPr>
            <w:r>
              <w:rPr>
                <w:rFonts w:hint="eastAsia"/>
              </w:rPr>
              <w:t>课程达成度值(0~1)</w:t>
            </w:r>
          </w:p>
        </w:tc>
        <w:tc>
          <w:tcPr>
            <w:tcW w:w="1377" w:type="dxa"/>
          </w:tcPr>
          <w:p w14:paraId="0608B88A" w14:textId="77777777" w:rsidR="00E54D50" w:rsidRDefault="00353444">
            <w:pPr>
              <w:pStyle w:val="07-1"/>
            </w:pPr>
            <w:r>
              <w:rPr>
                <w:rFonts w:hint="eastAsia"/>
              </w:rPr>
              <w:t>default=0.0</w:t>
            </w:r>
          </w:p>
        </w:tc>
      </w:tr>
    </w:tbl>
    <w:p w14:paraId="5FDC4186" w14:textId="77777777" w:rsidR="00E54D50" w:rsidRDefault="00E54D50">
      <w:pPr>
        <w:pStyle w:val="07-1"/>
      </w:pPr>
    </w:p>
    <w:p w14:paraId="1FCA9171" w14:textId="77777777" w:rsidR="00E54D50" w:rsidRDefault="00353444">
      <w:pPr>
        <w:pStyle w:val="07-1"/>
      </w:pPr>
      <w:r>
        <w:rPr>
          <w:rFonts w:hint="eastAsia"/>
        </w:rPr>
        <w:t>表3-5 CourseSupportMatrix表结构</w:t>
      </w:r>
    </w:p>
    <w:tbl>
      <w:tblPr>
        <w:tblW w:w="0" w:type="auto"/>
        <w:tblLook w:val="04A0" w:firstRow="1" w:lastRow="0" w:firstColumn="1" w:lastColumn="0" w:noHBand="0" w:noVBand="1"/>
      </w:tblPr>
      <w:tblGrid>
        <w:gridCol w:w="2182"/>
        <w:gridCol w:w="2182"/>
        <w:gridCol w:w="2182"/>
        <w:gridCol w:w="2185"/>
      </w:tblGrid>
      <w:tr w:rsidR="00E54D50" w14:paraId="7B4970E4" w14:textId="77777777">
        <w:tc>
          <w:tcPr>
            <w:tcW w:w="2182" w:type="dxa"/>
            <w:tcBorders>
              <w:top w:val="single" w:sz="4" w:space="0" w:color="auto"/>
              <w:left w:val="nil"/>
              <w:bottom w:val="single" w:sz="4" w:space="0" w:color="auto"/>
              <w:right w:val="nil"/>
            </w:tcBorders>
          </w:tcPr>
          <w:p w14:paraId="393A54C6" w14:textId="77777777" w:rsidR="00E54D50" w:rsidRDefault="00353444">
            <w:pPr>
              <w:pStyle w:val="07-1"/>
            </w:pPr>
            <w:r>
              <w:rPr>
                <w:rFonts w:hint="eastAsia"/>
              </w:rPr>
              <w:t>字段名</w:t>
            </w:r>
          </w:p>
        </w:tc>
        <w:tc>
          <w:tcPr>
            <w:tcW w:w="2182" w:type="dxa"/>
            <w:tcBorders>
              <w:top w:val="single" w:sz="4" w:space="0" w:color="auto"/>
              <w:left w:val="nil"/>
              <w:bottom w:val="single" w:sz="4" w:space="0" w:color="auto"/>
              <w:right w:val="nil"/>
            </w:tcBorders>
          </w:tcPr>
          <w:p w14:paraId="0DD2F6AA" w14:textId="77777777" w:rsidR="00E54D50" w:rsidRDefault="00353444">
            <w:pPr>
              <w:pStyle w:val="07-1"/>
            </w:pPr>
            <w:r>
              <w:rPr>
                <w:rFonts w:hint="eastAsia"/>
              </w:rPr>
              <w:t>数据类型</w:t>
            </w:r>
          </w:p>
        </w:tc>
        <w:tc>
          <w:tcPr>
            <w:tcW w:w="2182" w:type="dxa"/>
            <w:tcBorders>
              <w:top w:val="single" w:sz="4" w:space="0" w:color="auto"/>
              <w:left w:val="nil"/>
              <w:bottom w:val="single" w:sz="4" w:space="0" w:color="auto"/>
              <w:right w:val="nil"/>
            </w:tcBorders>
          </w:tcPr>
          <w:p w14:paraId="714D9D37" w14:textId="77777777" w:rsidR="00E54D50" w:rsidRDefault="00353444">
            <w:pPr>
              <w:pStyle w:val="07-1"/>
            </w:pPr>
            <w:r>
              <w:rPr>
                <w:rFonts w:hint="eastAsia"/>
              </w:rPr>
              <w:t>说明</w:t>
            </w:r>
          </w:p>
        </w:tc>
        <w:tc>
          <w:tcPr>
            <w:tcW w:w="2185" w:type="dxa"/>
            <w:tcBorders>
              <w:top w:val="single" w:sz="4" w:space="0" w:color="auto"/>
              <w:left w:val="nil"/>
              <w:bottom w:val="single" w:sz="4" w:space="0" w:color="auto"/>
              <w:right w:val="nil"/>
            </w:tcBorders>
          </w:tcPr>
          <w:p w14:paraId="49952F6E" w14:textId="77777777" w:rsidR="00E54D50" w:rsidRDefault="00353444">
            <w:pPr>
              <w:pStyle w:val="07-1"/>
            </w:pPr>
            <w:r>
              <w:rPr>
                <w:rFonts w:hint="eastAsia"/>
              </w:rPr>
              <w:t>约束</w:t>
            </w:r>
          </w:p>
        </w:tc>
      </w:tr>
      <w:tr w:rsidR="00E54D50" w14:paraId="435B612A" w14:textId="77777777">
        <w:tc>
          <w:tcPr>
            <w:tcW w:w="2182" w:type="dxa"/>
            <w:tcBorders>
              <w:top w:val="single" w:sz="4" w:space="0" w:color="auto"/>
            </w:tcBorders>
          </w:tcPr>
          <w:p w14:paraId="4B7CC42D" w14:textId="77777777" w:rsidR="00E54D50" w:rsidRDefault="00353444">
            <w:pPr>
              <w:pStyle w:val="07-1"/>
            </w:pPr>
            <w:r>
              <w:rPr>
                <w:rFonts w:hint="eastAsia"/>
              </w:rPr>
              <w:t>id</w:t>
            </w:r>
          </w:p>
        </w:tc>
        <w:tc>
          <w:tcPr>
            <w:tcW w:w="2182" w:type="dxa"/>
            <w:tcBorders>
              <w:top w:val="single" w:sz="4" w:space="0" w:color="auto"/>
            </w:tcBorders>
          </w:tcPr>
          <w:p w14:paraId="0C7EDB2D" w14:textId="77777777" w:rsidR="00E54D50" w:rsidRDefault="00353444">
            <w:pPr>
              <w:pStyle w:val="07-1"/>
            </w:pPr>
            <w:r>
              <w:rPr>
                <w:rFonts w:hint="eastAsia"/>
              </w:rPr>
              <w:t>Integer</w:t>
            </w:r>
          </w:p>
        </w:tc>
        <w:tc>
          <w:tcPr>
            <w:tcW w:w="2182" w:type="dxa"/>
            <w:tcBorders>
              <w:top w:val="single" w:sz="4" w:space="0" w:color="auto"/>
            </w:tcBorders>
          </w:tcPr>
          <w:p w14:paraId="79AB053E" w14:textId="77777777" w:rsidR="00E54D50" w:rsidRDefault="00353444">
            <w:pPr>
              <w:pStyle w:val="07-1"/>
            </w:pPr>
            <w:proofErr w:type="gramStart"/>
            <w:r>
              <w:rPr>
                <w:rFonts w:hint="eastAsia"/>
              </w:rPr>
              <w:t>自增主键</w:t>
            </w:r>
            <w:proofErr w:type="gramEnd"/>
          </w:p>
        </w:tc>
        <w:tc>
          <w:tcPr>
            <w:tcW w:w="2185" w:type="dxa"/>
            <w:tcBorders>
              <w:top w:val="single" w:sz="4" w:space="0" w:color="auto"/>
            </w:tcBorders>
          </w:tcPr>
          <w:p w14:paraId="30F508B2" w14:textId="77777777" w:rsidR="00E54D50" w:rsidRDefault="00353444">
            <w:pPr>
              <w:pStyle w:val="07-1"/>
            </w:pPr>
            <w:r>
              <w:rPr>
                <w:rFonts w:hint="eastAsia"/>
              </w:rPr>
              <w:t>PK</w:t>
            </w:r>
          </w:p>
        </w:tc>
      </w:tr>
      <w:tr w:rsidR="00E54D50" w14:paraId="63BB7915" w14:textId="77777777">
        <w:tc>
          <w:tcPr>
            <w:tcW w:w="2182" w:type="dxa"/>
          </w:tcPr>
          <w:p w14:paraId="23AB738F" w14:textId="77777777" w:rsidR="00E54D50" w:rsidRDefault="00353444">
            <w:pPr>
              <w:pStyle w:val="07-1"/>
            </w:pPr>
            <w:r>
              <w:rPr>
                <w:rFonts w:hint="eastAsia"/>
              </w:rPr>
              <w:t>sub_requirement_id</w:t>
            </w:r>
          </w:p>
        </w:tc>
        <w:tc>
          <w:tcPr>
            <w:tcW w:w="2182" w:type="dxa"/>
          </w:tcPr>
          <w:p w14:paraId="037CECA0" w14:textId="77777777" w:rsidR="00E54D50" w:rsidRDefault="00353444">
            <w:pPr>
              <w:pStyle w:val="07-1"/>
            </w:pPr>
            <w:r>
              <w:rPr>
                <w:rFonts w:hint="eastAsia"/>
              </w:rPr>
              <w:t>ForeignKey</w:t>
            </w:r>
          </w:p>
        </w:tc>
        <w:tc>
          <w:tcPr>
            <w:tcW w:w="2182" w:type="dxa"/>
          </w:tcPr>
          <w:p w14:paraId="6A8E6806" w14:textId="77777777" w:rsidR="00E54D50" w:rsidRDefault="00353444">
            <w:pPr>
              <w:pStyle w:val="07-1"/>
            </w:pPr>
            <w:r>
              <w:rPr>
                <w:rFonts w:hint="eastAsia"/>
              </w:rPr>
              <w:t>关联SubRequirement</w:t>
            </w:r>
          </w:p>
        </w:tc>
        <w:tc>
          <w:tcPr>
            <w:tcW w:w="2185" w:type="dxa"/>
          </w:tcPr>
          <w:p w14:paraId="7439AD55" w14:textId="77777777" w:rsidR="00E54D50" w:rsidRDefault="00353444">
            <w:pPr>
              <w:pStyle w:val="07-1"/>
            </w:pPr>
            <w:r>
              <w:rPr>
                <w:rFonts w:hint="eastAsia"/>
              </w:rPr>
              <w:t>FK,级联删除</w:t>
            </w:r>
          </w:p>
        </w:tc>
      </w:tr>
      <w:tr w:rsidR="00E54D50" w14:paraId="58EC2DA7" w14:textId="77777777">
        <w:tc>
          <w:tcPr>
            <w:tcW w:w="2182" w:type="dxa"/>
          </w:tcPr>
          <w:p w14:paraId="2A21075A" w14:textId="77777777" w:rsidR="00E54D50" w:rsidRDefault="00353444">
            <w:pPr>
              <w:pStyle w:val="07-1"/>
            </w:pPr>
            <w:r>
              <w:rPr>
                <w:rFonts w:hint="eastAsia"/>
              </w:rPr>
              <w:t>course_id</w:t>
            </w:r>
          </w:p>
        </w:tc>
        <w:tc>
          <w:tcPr>
            <w:tcW w:w="2182" w:type="dxa"/>
          </w:tcPr>
          <w:p w14:paraId="5023D0AD" w14:textId="77777777" w:rsidR="00E54D50" w:rsidRDefault="00353444">
            <w:pPr>
              <w:pStyle w:val="07-1"/>
            </w:pPr>
            <w:r>
              <w:rPr>
                <w:rFonts w:hint="eastAsia"/>
              </w:rPr>
              <w:t>ForeignKey</w:t>
            </w:r>
          </w:p>
        </w:tc>
        <w:tc>
          <w:tcPr>
            <w:tcW w:w="2182" w:type="dxa"/>
          </w:tcPr>
          <w:p w14:paraId="0909538B" w14:textId="77777777" w:rsidR="00E54D50" w:rsidRDefault="00353444">
            <w:pPr>
              <w:pStyle w:val="07-1"/>
            </w:pPr>
            <w:r>
              <w:rPr>
                <w:rFonts w:hint="eastAsia"/>
              </w:rPr>
              <w:t>关联Course</w:t>
            </w:r>
          </w:p>
        </w:tc>
        <w:tc>
          <w:tcPr>
            <w:tcW w:w="2185" w:type="dxa"/>
          </w:tcPr>
          <w:p w14:paraId="45D6B50A" w14:textId="77777777" w:rsidR="00E54D50" w:rsidRDefault="00353444">
            <w:pPr>
              <w:pStyle w:val="07-1"/>
            </w:pPr>
            <w:r>
              <w:rPr>
                <w:rFonts w:hint="eastAsia"/>
              </w:rPr>
              <w:t>FK,级联删除</w:t>
            </w:r>
          </w:p>
        </w:tc>
      </w:tr>
      <w:tr w:rsidR="00E54D50" w14:paraId="1F28A4F7" w14:textId="77777777">
        <w:tc>
          <w:tcPr>
            <w:tcW w:w="2182" w:type="dxa"/>
          </w:tcPr>
          <w:p w14:paraId="77A04485" w14:textId="77777777" w:rsidR="00E54D50" w:rsidRDefault="00353444">
            <w:pPr>
              <w:pStyle w:val="07-1"/>
            </w:pPr>
            <w:r>
              <w:rPr>
                <w:rFonts w:hint="eastAsia"/>
              </w:rPr>
              <w:t>weight</w:t>
            </w:r>
          </w:p>
        </w:tc>
        <w:tc>
          <w:tcPr>
            <w:tcW w:w="2182" w:type="dxa"/>
          </w:tcPr>
          <w:p w14:paraId="5A718EE3" w14:textId="77777777" w:rsidR="00E54D50" w:rsidRDefault="00353444">
            <w:pPr>
              <w:pStyle w:val="07-1"/>
            </w:pPr>
            <w:r>
              <w:rPr>
                <w:rFonts w:hint="eastAsia"/>
              </w:rPr>
              <w:t>FloatField</w:t>
            </w:r>
          </w:p>
        </w:tc>
        <w:tc>
          <w:tcPr>
            <w:tcW w:w="2182" w:type="dxa"/>
          </w:tcPr>
          <w:p w14:paraId="51837BF2" w14:textId="77777777" w:rsidR="00E54D50" w:rsidRDefault="00353444">
            <w:pPr>
              <w:pStyle w:val="07-1"/>
            </w:pPr>
            <w:r>
              <w:rPr>
                <w:rFonts w:hint="eastAsia"/>
              </w:rPr>
              <w:t>支撑权重系数</w:t>
            </w:r>
          </w:p>
        </w:tc>
        <w:tc>
          <w:tcPr>
            <w:tcW w:w="2185" w:type="dxa"/>
          </w:tcPr>
          <w:p w14:paraId="3C36D8D1" w14:textId="77777777" w:rsidR="00E54D50" w:rsidRDefault="00353444">
            <w:pPr>
              <w:pStyle w:val="07-1"/>
            </w:pPr>
            <w:r>
              <w:rPr>
                <w:rFonts w:hint="eastAsia"/>
              </w:rPr>
              <w:t>default=1.0</w:t>
            </w:r>
          </w:p>
        </w:tc>
      </w:tr>
    </w:tbl>
    <w:p w14:paraId="754D65CE" w14:textId="77777777" w:rsidR="00E54D50" w:rsidRDefault="00E54D50">
      <w:pPr>
        <w:pStyle w:val="07-1"/>
      </w:pPr>
    </w:p>
    <w:p w14:paraId="35477404" w14:textId="77777777" w:rsidR="00E54D50" w:rsidRDefault="00353444">
      <w:pPr>
        <w:pStyle w:val="07-1"/>
      </w:pPr>
      <w:r>
        <w:rPr>
          <w:rFonts w:hint="eastAsia"/>
        </w:rPr>
        <w:t>表3-6 CalculationResult表结构</w:t>
      </w:r>
    </w:p>
    <w:tbl>
      <w:tblPr>
        <w:tblW w:w="0" w:type="auto"/>
        <w:tblLook w:val="04A0" w:firstRow="1" w:lastRow="0" w:firstColumn="1" w:lastColumn="0" w:noHBand="0" w:noVBand="1"/>
      </w:tblPr>
      <w:tblGrid>
        <w:gridCol w:w="2182"/>
        <w:gridCol w:w="2182"/>
        <w:gridCol w:w="2182"/>
        <w:gridCol w:w="2185"/>
      </w:tblGrid>
      <w:tr w:rsidR="00E54D50" w14:paraId="706ABE9F" w14:textId="77777777">
        <w:tc>
          <w:tcPr>
            <w:tcW w:w="2182" w:type="dxa"/>
            <w:tcBorders>
              <w:top w:val="single" w:sz="4" w:space="0" w:color="auto"/>
              <w:left w:val="nil"/>
              <w:bottom w:val="single" w:sz="4" w:space="0" w:color="auto"/>
              <w:right w:val="nil"/>
            </w:tcBorders>
          </w:tcPr>
          <w:p w14:paraId="113A91C0" w14:textId="77777777" w:rsidR="00E54D50" w:rsidRDefault="00353444">
            <w:pPr>
              <w:pStyle w:val="07-1"/>
            </w:pPr>
            <w:r>
              <w:rPr>
                <w:rFonts w:hint="eastAsia"/>
              </w:rPr>
              <w:t>字段名</w:t>
            </w:r>
          </w:p>
        </w:tc>
        <w:tc>
          <w:tcPr>
            <w:tcW w:w="2182" w:type="dxa"/>
            <w:tcBorders>
              <w:top w:val="single" w:sz="4" w:space="0" w:color="auto"/>
              <w:left w:val="nil"/>
              <w:bottom w:val="single" w:sz="4" w:space="0" w:color="auto"/>
              <w:right w:val="nil"/>
            </w:tcBorders>
          </w:tcPr>
          <w:p w14:paraId="0EF6337E" w14:textId="77777777" w:rsidR="00E54D50" w:rsidRDefault="00353444">
            <w:pPr>
              <w:pStyle w:val="07-1"/>
            </w:pPr>
            <w:r>
              <w:rPr>
                <w:rFonts w:hint="eastAsia"/>
              </w:rPr>
              <w:t>数据类型</w:t>
            </w:r>
          </w:p>
        </w:tc>
        <w:tc>
          <w:tcPr>
            <w:tcW w:w="2182" w:type="dxa"/>
            <w:tcBorders>
              <w:top w:val="single" w:sz="4" w:space="0" w:color="auto"/>
              <w:left w:val="nil"/>
              <w:bottom w:val="single" w:sz="4" w:space="0" w:color="auto"/>
              <w:right w:val="nil"/>
            </w:tcBorders>
          </w:tcPr>
          <w:p w14:paraId="162219DB" w14:textId="77777777" w:rsidR="00E54D50" w:rsidRDefault="00353444">
            <w:pPr>
              <w:pStyle w:val="07-1"/>
            </w:pPr>
            <w:r>
              <w:rPr>
                <w:rFonts w:hint="eastAsia"/>
              </w:rPr>
              <w:t>说明</w:t>
            </w:r>
          </w:p>
        </w:tc>
        <w:tc>
          <w:tcPr>
            <w:tcW w:w="2185" w:type="dxa"/>
            <w:tcBorders>
              <w:top w:val="single" w:sz="4" w:space="0" w:color="auto"/>
              <w:left w:val="nil"/>
              <w:bottom w:val="single" w:sz="4" w:space="0" w:color="auto"/>
              <w:right w:val="nil"/>
            </w:tcBorders>
          </w:tcPr>
          <w:p w14:paraId="35469910" w14:textId="77777777" w:rsidR="00E54D50" w:rsidRDefault="00353444">
            <w:pPr>
              <w:pStyle w:val="07-1"/>
            </w:pPr>
            <w:r>
              <w:rPr>
                <w:rFonts w:hint="eastAsia"/>
              </w:rPr>
              <w:t>约束</w:t>
            </w:r>
          </w:p>
        </w:tc>
      </w:tr>
      <w:tr w:rsidR="00E54D50" w14:paraId="2F7EA11E" w14:textId="77777777">
        <w:tc>
          <w:tcPr>
            <w:tcW w:w="2182" w:type="dxa"/>
            <w:tcBorders>
              <w:top w:val="single" w:sz="4" w:space="0" w:color="auto"/>
            </w:tcBorders>
          </w:tcPr>
          <w:p w14:paraId="4A1FC25C" w14:textId="77777777" w:rsidR="00E54D50" w:rsidRDefault="00353444">
            <w:pPr>
              <w:pStyle w:val="07-1"/>
            </w:pPr>
            <w:r>
              <w:rPr>
                <w:rFonts w:hint="eastAsia"/>
              </w:rPr>
              <w:t>id</w:t>
            </w:r>
          </w:p>
        </w:tc>
        <w:tc>
          <w:tcPr>
            <w:tcW w:w="2182" w:type="dxa"/>
            <w:tcBorders>
              <w:top w:val="single" w:sz="4" w:space="0" w:color="auto"/>
            </w:tcBorders>
          </w:tcPr>
          <w:p w14:paraId="3F703324" w14:textId="77777777" w:rsidR="00E54D50" w:rsidRDefault="00353444">
            <w:pPr>
              <w:pStyle w:val="07-1"/>
            </w:pPr>
            <w:r>
              <w:rPr>
                <w:rFonts w:hint="eastAsia"/>
              </w:rPr>
              <w:t>Integer</w:t>
            </w:r>
          </w:p>
        </w:tc>
        <w:tc>
          <w:tcPr>
            <w:tcW w:w="2182" w:type="dxa"/>
            <w:tcBorders>
              <w:top w:val="single" w:sz="4" w:space="0" w:color="auto"/>
            </w:tcBorders>
          </w:tcPr>
          <w:p w14:paraId="4E66BF3F" w14:textId="77777777" w:rsidR="00E54D50" w:rsidRDefault="00353444">
            <w:pPr>
              <w:pStyle w:val="07-1"/>
            </w:pPr>
            <w:proofErr w:type="gramStart"/>
            <w:r>
              <w:rPr>
                <w:rFonts w:hint="eastAsia"/>
              </w:rPr>
              <w:t>自增主键</w:t>
            </w:r>
            <w:proofErr w:type="gramEnd"/>
          </w:p>
        </w:tc>
        <w:tc>
          <w:tcPr>
            <w:tcW w:w="2185" w:type="dxa"/>
            <w:tcBorders>
              <w:top w:val="single" w:sz="4" w:space="0" w:color="auto"/>
            </w:tcBorders>
          </w:tcPr>
          <w:p w14:paraId="56C3C58D" w14:textId="77777777" w:rsidR="00E54D50" w:rsidRDefault="00353444">
            <w:pPr>
              <w:pStyle w:val="07-1"/>
            </w:pPr>
            <w:r>
              <w:rPr>
                <w:rFonts w:hint="eastAsia"/>
              </w:rPr>
              <w:t>PK</w:t>
            </w:r>
          </w:p>
        </w:tc>
      </w:tr>
      <w:tr w:rsidR="00E54D50" w14:paraId="7F7ED086" w14:textId="77777777">
        <w:tc>
          <w:tcPr>
            <w:tcW w:w="2182" w:type="dxa"/>
          </w:tcPr>
          <w:p w14:paraId="27F7CF25" w14:textId="77777777" w:rsidR="00E54D50" w:rsidRDefault="00353444">
            <w:pPr>
              <w:pStyle w:val="07-1"/>
            </w:pPr>
            <w:r>
              <w:rPr>
                <w:rFonts w:hint="eastAsia"/>
              </w:rPr>
              <w:t>sub_requirement_id</w:t>
            </w:r>
          </w:p>
        </w:tc>
        <w:tc>
          <w:tcPr>
            <w:tcW w:w="2182" w:type="dxa"/>
          </w:tcPr>
          <w:p w14:paraId="68D290B6" w14:textId="77777777" w:rsidR="00E54D50" w:rsidRDefault="00353444">
            <w:pPr>
              <w:pStyle w:val="07-1"/>
            </w:pPr>
            <w:r>
              <w:rPr>
                <w:rFonts w:hint="eastAsia"/>
              </w:rPr>
              <w:t>ForeignKey</w:t>
            </w:r>
          </w:p>
        </w:tc>
        <w:tc>
          <w:tcPr>
            <w:tcW w:w="2182" w:type="dxa"/>
          </w:tcPr>
          <w:p w14:paraId="710680E3" w14:textId="77777777" w:rsidR="00E54D50" w:rsidRDefault="00353444">
            <w:pPr>
              <w:pStyle w:val="07-1"/>
            </w:pPr>
            <w:r>
              <w:rPr>
                <w:rFonts w:hint="eastAsia"/>
              </w:rPr>
              <w:t>关联SubRequirement</w:t>
            </w:r>
          </w:p>
        </w:tc>
        <w:tc>
          <w:tcPr>
            <w:tcW w:w="2185" w:type="dxa"/>
          </w:tcPr>
          <w:p w14:paraId="218B7E73" w14:textId="77777777" w:rsidR="00E54D50" w:rsidRDefault="00353444">
            <w:pPr>
              <w:pStyle w:val="07-1"/>
            </w:pPr>
            <w:r>
              <w:rPr>
                <w:rFonts w:hint="eastAsia"/>
              </w:rPr>
              <w:t>FK,级联删除</w:t>
            </w:r>
          </w:p>
        </w:tc>
      </w:tr>
      <w:tr w:rsidR="00E54D50" w14:paraId="1DF3409C" w14:textId="77777777">
        <w:tc>
          <w:tcPr>
            <w:tcW w:w="2182" w:type="dxa"/>
          </w:tcPr>
          <w:p w14:paraId="3F12A136" w14:textId="77777777" w:rsidR="00E54D50" w:rsidRDefault="00353444">
            <w:pPr>
              <w:pStyle w:val="07-1"/>
            </w:pPr>
            <w:r>
              <w:rPr>
                <w:rFonts w:hint="eastAsia"/>
              </w:rPr>
              <w:t>achievement_value</w:t>
            </w:r>
          </w:p>
        </w:tc>
        <w:tc>
          <w:tcPr>
            <w:tcW w:w="2182" w:type="dxa"/>
          </w:tcPr>
          <w:p w14:paraId="48BF6A43" w14:textId="77777777" w:rsidR="00E54D50" w:rsidRDefault="00353444">
            <w:pPr>
              <w:pStyle w:val="07-1"/>
            </w:pPr>
            <w:r>
              <w:rPr>
                <w:rFonts w:hint="eastAsia"/>
              </w:rPr>
              <w:t>FloatField</w:t>
            </w:r>
          </w:p>
        </w:tc>
        <w:tc>
          <w:tcPr>
            <w:tcW w:w="2182" w:type="dxa"/>
          </w:tcPr>
          <w:p w14:paraId="725C576A" w14:textId="77777777" w:rsidR="00E54D50" w:rsidRDefault="00353444">
            <w:pPr>
              <w:pStyle w:val="07-1"/>
            </w:pPr>
            <w:r>
              <w:rPr>
                <w:rFonts w:hint="eastAsia"/>
              </w:rPr>
              <w:t>指标点达成</w:t>
            </w:r>
            <w:proofErr w:type="gramStart"/>
            <w:r>
              <w:rPr>
                <w:rFonts w:hint="eastAsia"/>
              </w:rPr>
              <w:t>度结果</w:t>
            </w:r>
            <w:proofErr w:type="gramEnd"/>
          </w:p>
        </w:tc>
        <w:tc>
          <w:tcPr>
            <w:tcW w:w="2185" w:type="dxa"/>
          </w:tcPr>
          <w:p w14:paraId="5B927DDC" w14:textId="77777777" w:rsidR="00E54D50" w:rsidRDefault="00E54D50">
            <w:pPr>
              <w:pStyle w:val="07-1"/>
            </w:pPr>
          </w:p>
        </w:tc>
      </w:tr>
    </w:tbl>
    <w:p w14:paraId="1802526D" w14:textId="77777777" w:rsidR="00E54D50" w:rsidRDefault="00E54D50">
      <w:pPr>
        <w:pStyle w:val="07-1"/>
      </w:pPr>
    </w:p>
    <w:p w14:paraId="2C20EA74" w14:textId="77777777" w:rsidR="00E54D50" w:rsidRDefault="00353444">
      <w:pPr>
        <w:pStyle w:val="03-"/>
        <w:spacing w:before="156"/>
      </w:pPr>
      <w:bookmarkStart w:id="60" w:name="_Toc5790"/>
      <w:r>
        <w:rPr>
          <w:rFonts w:hAnsi="黑体" w:cs="黑体"/>
          <w:color w:val="000000"/>
        </w:rPr>
        <w:t>3.3 API接口设计</w:t>
      </w:r>
      <w:bookmarkEnd w:id="60"/>
    </w:p>
    <w:p w14:paraId="05CF293A" w14:textId="77777777" w:rsidR="00E54D50" w:rsidRDefault="00353444">
      <w:pPr>
        <w:pStyle w:val="01-"/>
        <w:ind w:firstLine="480"/>
      </w:pPr>
      <w:r>
        <w:rPr>
          <w:rFonts w:ascii="宋体" w:hAnsi="宋体" w:cs="宋体"/>
          <w:color w:val="000000"/>
        </w:rPr>
        <w:t>系统采用RESTful API设计风格，基于Django REST Framework实现API接口。RESTful API使用HTTP协议的标准方法（GET、POST、PUT、DELETE）对资源进行操作，接口定义清晰、统一，便于前后端</w:t>
      </w:r>
      <w:proofErr w:type="gramStart"/>
      <w:r>
        <w:rPr>
          <w:rFonts w:ascii="宋体" w:hAnsi="宋体" w:cs="宋体"/>
          <w:color w:val="000000"/>
        </w:rPr>
        <w:t>交互和</w:t>
      </w:r>
      <w:proofErr w:type="gramEnd"/>
      <w:r>
        <w:rPr>
          <w:rFonts w:ascii="宋体" w:hAnsi="宋体" w:cs="宋体"/>
          <w:color w:val="000000"/>
        </w:rPr>
        <w:t>第三方系统集成。</w:t>
      </w:r>
    </w:p>
    <w:p w14:paraId="776D5BAD" w14:textId="77777777" w:rsidR="00E54D50" w:rsidRDefault="00353444">
      <w:pPr>
        <w:pStyle w:val="04-"/>
        <w:spacing w:before="156"/>
      </w:pPr>
      <w:bookmarkStart w:id="61" w:name="_Toc5993"/>
      <w:r>
        <w:rPr>
          <w:rFonts w:hAnsi="黑体" w:cs="黑体"/>
          <w:color w:val="000000"/>
        </w:rPr>
        <w:t>3.3.1 认证接口</w:t>
      </w:r>
      <w:bookmarkEnd w:id="61"/>
    </w:p>
    <w:p w14:paraId="3962F23C" w14:textId="77777777" w:rsidR="00E54D50" w:rsidRDefault="00353444">
      <w:pPr>
        <w:pStyle w:val="01-"/>
        <w:ind w:firstLine="480"/>
        <w:rPr>
          <w:rFonts w:ascii="宋体" w:hAnsi="宋体"/>
          <w:color w:val="000000"/>
        </w:rPr>
      </w:pPr>
      <w:r>
        <w:rPr>
          <w:rFonts w:ascii="宋体" w:hAnsi="宋体" w:cs="宋体"/>
          <w:color w:val="000000"/>
        </w:rPr>
        <w:t>认证接口负责用户的身份验证，提供以下API端点：</w:t>
      </w:r>
    </w:p>
    <w:p w14:paraId="23F3C157" w14:textId="77777777" w:rsidR="00E54D50" w:rsidRDefault="00353444">
      <w:pPr>
        <w:pStyle w:val="01-"/>
        <w:ind w:firstLine="480"/>
      </w:pPr>
      <w:r>
        <w:rPr>
          <w:rFonts w:ascii="宋体" w:hAnsi="宋体" w:cs="宋体"/>
          <w:color w:val="000000"/>
        </w:rPr>
        <w:t>（1）POST /api/auth/login/。用户登录接口，接收用户名和密码作为请求体参数。系统验证用户名和密码的匹配性，验证成功返回登录成功消息。</w:t>
      </w:r>
    </w:p>
    <w:p w14:paraId="594CDC67" w14:textId="77777777" w:rsidR="00E54D50" w:rsidRDefault="00353444">
      <w:pPr>
        <w:pStyle w:val="04-"/>
        <w:spacing w:before="156"/>
      </w:pPr>
      <w:bookmarkStart w:id="62" w:name="_Toc4112"/>
      <w:r>
        <w:rPr>
          <w:rFonts w:hAnsi="黑体" w:cs="黑体"/>
          <w:color w:val="000000"/>
        </w:rPr>
        <w:t>3.3.2 矩阵管理接口</w:t>
      </w:r>
      <w:bookmarkEnd w:id="62"/>
    </w:p>
    <w:p w14:paraId="74B0454A" w14:textId="77777777" w:rsidR="00E54D50" w:rsidRDefault="00353444">
      <w:pPr>
        <w:pStyle w:val="01-"/>
        <w:ind w:firstLine="480"/>
        <w:rPr>
          <w:rFonts w:ascii="宋体" w:hAnsi="宋体"/>
          <w:color w:val="000000"/>
        </w:rPr>
      </w:pPr>
      <w:r>
        <w:rPr>
          <w:rFonts w:ascii="宋体" w:hAnsi="宋体" w:cs="宋体"/>
          <w:color w:val="000000"/>
        </w:rPr>
        <w:t>矩阵管理接口提供支撑矩阵的上传、查看和删除功能，包括以下API端点：</w:t>
      </w:r>
    </w:p>
    <w:p w14:paraId="295F1AF9" w14:textId="77777777" w:rsidR="00E54D50" w:rsidRDefault="00353444">
      <w:pPr>
        <w:pStyle w:val="01-"/>
        <w:ind w:firstLine="480"/>
        <w:rPr>
          <w:rFonts w:ascii="宋体" w:hAnsi="宋体"/>
          <w:color w:val="000000"/>
        </w:rPr>
      </w:pPr>
      <w:r>
        <w:rPr>
          <w:rFonts w:ascii="宋体" w:hAnsi="宋体" w:cs="宋体"/>
          <w:color w:val="000000"/>
        </w:rPr>
        <w:t>（1）POST /api/matrices/upload/。支撑矩阵上传接口，接收multipart/form-data格式的请求体，包含file（Excel文件）和grade（年级/届数，可选）两个参数。系统保存上传的文件到服务器临时目录，使用pandas读取Excel数据，解析并创建数据库记录，最后删除临时文件。上</w:t>
      </w:r>
      <w:proofErr w:type="gramStart"/>
      <w:r>
        <w:rPr>
          <w:rFonts w:ascii="宋体" w:hAnsi="宋体" w:cs="宋体"/>
          <w:color w:val="000000"/>
        </w:rPr>
        <w:t>传成功</w:t>
      </w:r>
      <w:proofErr w:type="gramEnd"/>
      <w:r>
        <w:rPr>
          <w:rFonts w:ascii="宋体" w:hAnsi="宋体" w:cs="宋体"/>
          <w:color w:val="000000"/>
        </w:rPr>
        <w:t>返回矩阵名称和成功消息。</w:t>
      </w:r>
    </w:p>
    <w:p w14:paraId="409A9C4C" w14:textId="77777777" w:rsidR="00E54D50" w:rsidRDefault="00353444">
      <w:pPr>
        <w:pStyle w:val="01-"/>
        <w:ind w:firstLine="480"/>
      </w:pPr>
      <w:r>
        <w:rPr>
          <w:rFonts w:ascii="宋体" w:hAnsi="宋体" w:cs="宋体"/>
          <w:color w:val="000000"/>
        </w:rPr>
        <w:t>（2）POST /api/matrices/clear/。矩阵数据清除接口，接收JSON格式的请求体，包含grade参数指定要清除的届数。系统删除指定届的所有矩阵数据和关联的成绩数据，返回清除成功消息。该操作不可逆，系统在执行前会进行确认提示。</w:t>
      </w:r>
    </w:p>
    <w:p w14:paraId="066AE149" w14:textId="77777777" w:rsidR="00E54D50" w:rsidRDefault="00353444">
      <w:pPr>
        <w:pStyle w:val="04-"/>
        <w:spacing w:before="156"/>
      </w:pPr>
      <w:bookmarkStart w:id="63" w:name="_Toc15090"/>
      <w:r>
        <w:rPr>
          <w:rFonts w:hAnsi="黑体" w:cs="黑体"/>
          <w:color w:val="000000"/>
        </w:rPr>
        <w:lastRenderedPageBreak/>
        <w:t>3.3.3 达成度计算接口</w:t>
      </w:r>
      <w:bookmarkEnd w:id="63"/>
    </w:p>
    <w:p w14:paraId="4D51608C" w14:textId="77777777" w:rsidR="00E54D50" w:rsidRDefault="00353444">
      <w:pPr>
        <w:pStyle w:val="01-"/>
        <w:ind w:firstLine="480"/>
        <w:rPr>
          <w:rFonts w:ascii="宋体" w:hAnsi="宋体"/>
          <w:color w:val="000000"/>
        </w:rPr>
      </w:pPr>
      <w:r>
        <w:rPr>
          <w:rFonts w:ascii="宋体" w:hAnsi="宋体" w:cs="宋体"/>
          <w:color w:val="000000"/>
        </w:rPr>
        <w:t>达成度计算接口是系统的核心API，提供成绩上传、达成度计算和结果查询功能：</w:t>
      </w:r>
    </w:p>
    <w:p w14:paraId="45F1A916" w14:textId="77777777" w:rsidR="00E54D50" w:rsidRDefault="00353444">
      <w:pPr>
        <w:pStyle w:val="01-"/>
        <w:ind w:firstLine="480"/>
        <w:rPr>
          <w:rFonts w:ascii="宋体" w:hAnsi="宋体"/>
          <w:color w:val="000000"/>
        </w:rPr>
      </w:pPr>
      <w:r>
        <w:rPr>
          <w:rFonts w:ascii="宋体" w:hAnsi="宋体" w:cs="宋体"/>
          <w:color w:val="000000"/>
        </w:rPr>
        <w:t>（1）POST /api/achievements/upload_scores/。成绩上传接口，接收multipart/form-data格式的请求体，包含files参数（文件列表，支持.pdf和.xlsx格式）。系统遍历所有上传文件，根据文件扩展名选择对应的解析方法（PDF使用pdfplumber，Excel使用pandas），提取成绩信息并更新对应课程的达成度。处理完成后返回处理结果报告，包括成功处理的文件数量和跳过的文件数量。</w:t>
      </w:r>
    </w:p>
    <w:p w14:paraId="62F07CBE" w14:textId="77777777" w:rsidR="00E54D50" w:rsidRDefault="00353444">
      <w:pPr>
        <w:pStyle w:val="01-"/>
        <w:ind w:firstLine="480"/>
        <w:rPr>
          <w:rFonts w:ascii="宋体" w:hAnsi="宋体"/>
          <w:color w:val="000000"/>
        </w:rPr>
      </w:pPr>
      <w:r>
        <w:rPr>
          <w:rFonts w:ascii="宋体" w:hAnsi="宋体" w:cs="宋体"/>
          <w:color w:val="000000"/>
        </w:rPr>
        <w:t>（2）GET /api/achievements/calculate/。达成度计算接口，接收grade查询参数。系统根据指定届数查询支撑矩阵和课程数据，按照三级计算模型执行达成度计算，将结果存储到CalculationResult表中，返回毕业要求达成度和指标点达成度的计算结果。</w:t>
      </w:r>
    </w:p>
    <w:p w14:paraId="3EEE775D" w14:textId="77777777" w:rsidR="00E54D50" w:rsidRDefault="00353444">
      <w:pPr>
        <w:pStyle w:val="01-"/>
        <w:ind w:firstLine="480"/>
        <w:rPr>
          <w:rFonts w:ascii="宋体" w:hAnsi="宋体"/>
          <w:color w:val="000000"/>
        </w:rPr>
      </w:pPr>
      <w:r>
        <w:rPr>
          <w:rFonts w:ascii="宋体" w:hAnsi="宋体" w:cs="宋体"/>
          <w:color w:val="000000"/>
        </w:rPr>
        <w:t>（3）GET /api/achievements/result/。达成</w:t>
      </w:r>
      <w:proofErr w:type="gramStart"/>
      <w:r>
        <w:rPr>
          <w:rFonts w:ascii="宋体" w:hAnsi="宋体" w:cs="宋体"/>
          <w:color w:val="000000"/>
        </w:rPr>
        <w:t>度结果</w:t>
      </w:r>
      <w:proofErr w:type="gramEnd"/>
      <w:r>
        <w:rPr>
          <w:rFonts w:ascii="宋体" w:hAnsi="宋体" w:cs="宋体"/>
          <w:color w:val="000000"/>
        </w:rPr>
        <w:t>查询接口，接收grade查询参数。系统查询指定届的达成度计算结果，以嵌套JSON格式返回完整的达成度数据，包括矩阵名称、毕业要求列表（</w:t>
      </w:r>
      <w:proofErr w:type="gramStart"/>
      <w:r>
        <w:rPr>
          <w:rFonts w:ascii="宋体" w:hAnsi="宋体" w:cs="宋体"/>
          <w:color w:val="000000"/>
        </w:rPr>
        <w:t>含指标点</w:t>
      </w:r>
      <w:proofErr w:type="gramEnd"/>
      <w:r>
        <w:rPr>
          <w:rFonts w:ascii="宋体" w:hAnsi="宋体" w:cs="宋体"/>
          <w:color w:val="000000"/>
        </w:rPr>
        <w:t>详情）和课程列表。</w:t>
      </w:r>
    </w:p>
    <w:p w14:paraId="5D660BAA" w14:textId="77777777" w:rsidR="00E54D50" w:rsidRDefault="00353444">
      <w:pPr>
        <w:pStyle w:val="01-"/>
        <w:ind w:firstLine="480"/>
      </w:pPr>
      <w:r>
        <w:rPr>
          <w:rFonts w:ascii="宋体" w:hAnsi="宋体" w:cs="宋体"/>
          <w:color w:val="000000"/>
        </w:rPr>
        <w:t>（4）POST /api/achievements/update_course_achievement/。课程达成度更新接口，接收JSON格式的请求体，包含course_name、achievement和grade三个参数。系统根据课程名称和届数查找对应课程记录，更新达成度值，返回更新成功消息。该接口用于手动调整课程的达成度值。</w:t>
      </w:r>
    </w:p>
    <w:p w14:paraId="2EDA73A4" w14:textId="77777777" w:rsidR="00E54D50" w:rsidRDefault="00353444">
      <w:pPr>
        <w:pStyle w:val="03-"/>
        <w:spacing w:before="156"/>
      </w:pPr>
      <w:bookmarkStart w:id="64" w:name="_Toc10748"/>
      <w:r>
        <w:rPr>
          <w:rFonts w:hAnsi="黑体" w:cs="黑体"/>
          <w:color w:val="000000"/>
        </w:rPr>
        <w:t>3.4 关键算法设计</w:t>
      </w:r>
      <w:bookmarkEnd w:id="64"/>
    </w:p>
    <w:p w14:paraId="0D933039" w14:textId="77777777" w:rsidR="00E54D50" w:rsidRDefault="00353444">
      <w:pPr>
        <w:pStyle w:val="01-"/>
        <w:ind w:firstLine="480"/>
      </w:pPr>
      <w:r>
        <w:rPr>
          <w:rFonts w:ascii="宋体" w:hAnsi="宋体" w:cs="宋体"/>
          <w:color w:val="000000"/>
        </w:rPr>
        <w:t>关键算法设计是系统实现的技术核心，直接影响系统的功能正确性和处理效率。本节详细设计支撑矩阵解析算法、成绩文件解析算法和达成度计算算法。</w:t>
      </w:r>
    </w:p>
    <w:p w14:paraId="62ADC5C9" w14:textId="77777777" w:rsidR="00E54D50" w:rsidRDefault="00353444">
      <w:pPr>
        <w:pStyle w:val="04-"/>
        <w:spacing w:before="156"/>
      </w:pPr>
      <w:bookmarkStart w:id="65" w:name="_Toc17218"/>
      <w:r>
        <w:rPr>
          <w:rFonts w:hAnsi="黑体" w:cs="黑体"/>
          <w:color w:val="000000"/>
        </w:rPr>
        <w:t>3.4.1 学号届数提取算法</w:t>
      </w:r>
      <w:bookmarkEnd w:id="65"/>
    </w:p>
    <w:p w14:paraId="3F898A02" w14:textId="77777777" w:rsidR="00E54D50" w:rsidRDefault="00353444">
      <w:pPr>
        <w:pStyle w:val="01-"/>
        <w:ind w:firstLine="480"/>
        <w:rPr>
          <w:rFonts w:ascii="宋体" w:hAnsi="宋体"/>
          <w:color w:val="000000"/>
        </w:rPr>
      </w:pPr>
      <w:r>
        <w:rPr>
          <w:rFonts w:ascii="宋体" w:hAnsi="宋体" w:cs="宋体"/>
          <w:color w:val="000000"/>
        </w:rPr>
        <w:t>学号届数提取算法用于从学生学号中自动识别学生所属届数，是实现多届数据管理的基础。</w:t>
      </w:r>
    </w:p>
    <w:p w14:paraId="1A804E56" w14:textId="77777777" w:rsidR="00E54D50" w:rsidRDefault="00353444">
      <w:pPr>
        <w:pStyle w:val="01-"/>
        <w:ind w:firstLine="480"/>
        <w:rPr>
          <w:rFonts w:ascii="宋体" w:hAnsi="宋体"/>
          <w:color w:val="000000"/>
        </w:rPr>
      </w:pPr>
      <w:r>
        <w:rPr>
          <w:rFonts w:ascii="宋体" w:hAnsi="宋体" w:cs="宋体"/>
          <w:color w:val="000000"/>
        </w:rPr>
        <w:t>本系统处理的学号格式为1120xxabcd（共10位数字），其中前4位"1120"为固定前缀，第5-</w:t>
      </w:r>
      <w:proofErr w:type="gramStart"/>
      <w:r>
        <w:rPr>
          <w:rFonts w:ascii="宋体" w:hAnsi="宋体" w:cs="宋体"/>
          <w:color w:val="000000"/>
        </w:rPr>
        <w:t>6位为届数</w:t>
      </w:r>
      <w:proofErr w:type="gramEnd"/>
      <w:r>
        <w:rPr>
          <w:rFonts w:ascii="宋体" w:hAnsi="宋体" w:cs="宋体"/>
          <w:color w:val="000000"/>
        </w:rPr>
        <w:t>编码（如"22"代表2022级），后4位为个人编号。</w:t>
      </w:r>
    </w:p>
    <w:p w14:paraId="474A0A64" w14:textId="77777777" w:rsidR="00E54D50" w:rsidRDefault="00353444">
      <w:pPr>
        <w:pStyle w:val="01-"/>
        <w:ind w:firstLine="480"/>
        <w:rPr>
          <w:rFonts w:ascii="宋体" w:hAnsi="宋体"/>
          <w:color w:val="000000"/>
        </w:rPr>
      </w:pPr>
      <w:r>
        <w:rPr>
          <w:rFonts w:ascii="宋体" w:hAnsi="宋体" w:cs="宋体"/>
          <w:color w:val="000000"/>
        </w:rPr>
        <w:t>算法实现步骤如下：首先，从成绩文件中提取所有学号字符串，使用正则表达式r'1120\d{6}'匹配符合格式的学号。然后，对每个学号进行切片操作，提取第5-6位</w:t>
      </w:r>
      <w:r>
        <w:rPr>
          <w:rFonts w:ascii="宋体" w:hAnsi="宋体" w:cs="宋体"/>
          <w:color w:val="000000"/>
        </w:rPr>
        <w:lastRenderedPageBreak/>
        <w:t>（索引4到6）作为届数编码，验证其是否为数字。接着，使用Counter统计各届数出现的频次，选择出现频次最高的届数作为该成绩文件的归属届数。</w:t>
      </w:r>
    </w:p>
    <w:p w14:paraId="7E7D6D4D" w14:textId="77777777" w:rsidR="00E54D50" w:rsidRDefault="00353444">
      <w:pPr>
        <w:pStyle w:val="01-"/>
        <w:ind w:firstLine="480"/>
      </w:pPr>
      <w:r>
        <w:rPr>
          <w:rFonts w:ascii="宋体" w:hAnsi="宋体" w:cs="宋体"/>
          <w:color w:val="000000"/>
        </w:rPr>
        <w:t>该算法采用众数策略确定届数，能够有效处理包含转专业学生或交换生的成绩文件，确保成绩数据归属到正确的届。算法的时间复杂度为O(n)，其中n为学号数量，处理效率较高。</w:t>
      </w:r>
    </w:p>
    <w:p w14:paraId="2CD70E0C" w14:textId="77777777" w:rsidR="00E54D50" w:rsidRDefault="00353444">
      <w:pPr>
        <w:pStyle w:val="04-"/>
        <w:spacing w:before="156"/>
      </w:pPr>
      <w:bookmarkStart w:id="66" w:name="_Toc25587"/>
      <w:r>
        <w:rPr>
          <w:rFonts w:hAnsi="黑体" w:cs="黑体"/>
          <w:color w:val="000000"/>
        </w:rPr>
        <w:t>3.4.2 PDF解析算法</w:t>
      </w:r>
      <w:bookmarkEnd w:id="66"/>
    </w:p>
    <w:p w14:paraId="5142AB90" w14:textId="77777777" w:rsidR="00E54D50" w:rsidRDefault="00353444">
      <w:pPr>
        <w:pStyle w:val="01-"/>
        <w:ind w:firstLine="480"/>
        <w:rPr>
          <w:rFonts w:ascii="宋体" w:hAnsi="宋体"/>
          <w:color w:val="000000"/>
        </w:rPr>
      </w:pPr>
      <w:r>
        <w:rPr>
          <w:rFonts w:ascii="宋体" w:hAnsi="宋体" w:cs="宋体"/>
          <w:color w:val="000000"/>
        </w:rPr>
        <w:t>PDF解析算法用于从PDF格式的成绩单中提取课程名称、学号、实到人数和平均分等关键信息。</w:t>
      </w:r>
    </w:p>
    <w:p w14:paraId="05BC9EEA" w14:textId="77777777" w:rsidR="00E54D50" w:rsidRDefault="00353444">
      <w:pPr>
        <w:pStyle w:val="01-"/>
        <w:ind w:firstLine="480"/>
        <w:rPr>
          <w:rFonts w:ascii="宋体" w:hAnsi="宋体"/>
          <w:color w:val="000000"/>
        </w:rPr>
      </w:pPr>
      <w:r>
        <w:rPr>
          <w:rFonts w:ascii="宋体" w:hAnsi="宋体" w:cs="宋体"/>
          <w:color w:val="000000"/>
        </w:rPr>
        <w:t>算法</w:t>
      </w:r>
      <w:proofErr w:type="gramStart"/>
      <w:r>
        <w:rPr>
          <w:rFonts w:ascii="宋体" w:hAnsi="宋体" w:cs="宋体"/>
          <w:color w:val="000000"/>
        </w:rPr>
        <w:t>采用双遍扫描</w:t>
      </w:r>
      <w:proofErr w:type="gramEnd"/>
      <w:r>
        <w:rPr>
          <w:rFonts w:ascii="宋体" w:hAnsi="宋体" w:cs="宋体"/>
          <w:color w:val="000000"/>
        </w:rPr>
        <w:t>策略：第一遍遍历所有页面，收集所有学号用于判断届数；第二遍提取课程名称、实到人数和平均分。算法实现步骤如下：首先，使用pdfplumber打开PDF文件，遍历所有页面。对每个页面，提取文本内容，使用正则表达式匹配关键信息：学号匹配模式为r'1120\d{6}'，课程名称匹配模式为r'课程名称[:：]\s*(.*?)(?:\n|\r|$)'，实到人数匹配模式为r'实到人数\s*(\d+)'，平均分匹配模式为r'平均分[:：]\s*(\d+\.?\d*)'。提取到原始数据后，进行数据清洗：去除课程名称中的空白字符，将实到人数和平均分转换为数值类型。然后，按（届数，课程名）进行分组，对每个分组内的数据计算加权平均分：总加权分数等于各记录实到人数与平均分乘积之和，总人数等于各记录实到人数之和，课程成绩等于总加权分数除以总人数。最后，将课程成绩除以100，转换为0-1范围的达成度值，更新数据库中对应课程的achievement字段。</w:t>
      </w:r>
    </w:p>
    <w:p w14:paraId="30292431" w14:textId="77777777" w:rsidR="00E54D50" w:rsidRDefault="00353444">
      <w:pPr>
        <w:pStyle w:val="01-"/>
        <w:ind w:firstLine="480"/>
      </w:pPr>
      <w:r>
        <w:rPr>
          <w:rFonts w:ascii="宋体" w:hAnsi="宋体" w:cs="宋体"/>
          <w:color w:val="000000"/>
        </w:rPr>
        <w:t>该算法的关键挑战在于不同学校、不同版本的PDF成绩单格式可能存在差异，正则表达式需要根据实际文件格式进行调整。系统采用灵活的正则匹配策略，尽可能适应多种格式变体。</w:t>
      </w:r>
    </w:p>
    <w:p w14:paraId="355E3395" w14:textId="77777777" w:rsidR="00E54D50" w:rsidRDefault="00353444">
      <w:pPr>
        <w:pStyle w:val="04-"/>
        <w:spacing w:before="156"/>
      </w:pPr>
      <w:bookmarkStart w:id="67" w:name="_Toc7492"/>
      <w:r>
        <w:rPr>
          <w:rFonts w:hAnsi="黑体" w:cs="黑体"/>
          <w:color w:val="000000"/>
        </w:rPr>
        <w:t>3.4.3 达成度计算算法</w:t>
      </w:r>
      <w:bookmarkEnd w:id="67"/>
    </w:p>
    <w:p w14:paraId="79EDB56A" w14:textId="77777777" w:rsidR="00E54D50" w:rsidRDefault="00353444">
      <w:pPr>
        <w:pStyle w:val="01-"/>
        <w:ind w:firstLine="480"/>
        <w:rPr>
          <w:rFonts w:ascii="宋体" w:hAnsi="宋体"/>
          <w:color w:val="000000"/>
        </w:rPr>
      </w:pPr>
      <w:r>
        <w:rPr>
          <w:rFonts w:ascii="宋体" w:hAnsi="宋体" w:cs="宋体"/>
          <w:color w:val="000000"/>
        </w:rPr>
        <w:t>达成度计算算法是系统的核心算法，采用三级计算模型，从课程达成度逐层汇总到毕业要求达成度。</w:t>
      </w:r>
    </w:p>
    <w:p w14:paraId="2F559EFE" w14:textId="77777777" w:rsidR="00E54D50" w:rsidRDefault="00353444">
      <w:pPr>
        <w:pStyle w:val="01-"/>
        <w:ind w:firstLine="480"/>
        <w:rPr>
          <w:rFonts w:ascii="宋体" w:hAnsi="宋体"/>
          <w:color w:val="000000"/>
        </w:rPr>
      </w:pPr>
      <w:r>
        <w:rPr>
          <w:rFonts w:ascii="宋体" w:hAnsi="宋体" w:cs="宋体"/>
          <w:color w:val="000000"/>
        </w:rPr>
        <w:t>算法实现步骤如下：</w:t>
      </w:r>
    </w:p>
    <w:p w14:paraId="02C136F1" w14:textId="77777777" w:rsidR="00E54D50" w:rsidRDefault="00353444">
      <w:pPr>
        <w:pStyle w:val="01-"/>
        <w:ind w:firstLine="480"/>
        <w:rPr>
          <w:rFonts w:ascii="宋体" w:hAnsi="宋体"/>
          <w:color w:val="000000"/>
        </w:rPr>
      </w:pPr>
      <w:r>
        <w:rPr>
          <w:rFonts w:ascii="宋体" w:hAnsi="宋体" w:cs="宋体"/>
          <w:color w:val="000000"/>
        </w:rPr>
        <w:t>第一层，课程达成度。课程达成度直接从成绩数据转换得到，成绩数据来源于PDF或Excel成绩文件的解析结果，存储在Course模型的achievement字段中。第二层，子要求（指标点）达成度。对于每个指标点，查询其所有支撑课程的</w:t>
      </w:r>
      <w:r>
        <w:rPr>
          <w:rFonts w:ascii="宋体" w:hAnsi="宋体" w:cs="宋体"/>
          <w:color w:val="000000"/>
        </w:rPr>
        <w:lastRenderedPageBreak/>
        <w:t>CourseSupportMatrix记录，获取每门课程的achievement值和weight值。</w:t>
      </w:r>
      <w:proofErr w:type="gramStart"/>
      <w:r>
        <w:rPr>
          <w:rFonts w:ascii="宋体" w:hAnsi="宋体" w:cs="宋体"/>
          <w:color w:val="000000"/>
        </w:rPr>
        <w:t>按照式</w:t>
      </w:r>
      <w:proofErr w:type="gramEnd"/>
      <w:r>
        <w:rPr>
          <w:rFonts w:ascii="宋体" w:hAnsi="宋体" w:cs="宋体"/>
          <w:color w:val="000000"/>
        </w:rPr>
        <w:t>(2-1)计算。计算结果存储到CalculationResult模型中，关联对应的SubRequirement记录。第三层，毕业要求达成度。对于每条毕业要求，查询其下所有指标点的SubRequirement记录，获取各指标点的达成度值（从CalculationResult中查询）。</w:t>
      </w:r>
      <w:proofErr w:type="gramStart"/>
      <w:r>
        <w:rPr>
          <w:rFonts w:ascii="宋体" w:hAnsi="宋体" w:cs="宋体"/>
          <w:color w:val="000000"/>
        </w:rPr>
        <w:t>按照式</w:t>
      </w:r>
      <w:proofErr w:type="gramEnd"/>
      <w:r>
        <w:rPr>
          <w:rFonts w:ascii="宋体" w:hAnsi="宋体" w:cs="宋体"/>
          <w:color w:val="000000"/>
        </w:rPr>
        <w:t>(2-2)计算。</w:t>
      </w:r>
    </w:p>
    <w:p w14:paraId="496565A9" w14:textId="77777777" w:rsidR="00E54D50" w:rsidRDefault="00353444">
      <w:pPr>
        <w:pStyle w:val="01-"/>
        <w:ind w:firstLine="480"/>
        <w:rPr>
          <w:rFonts w:ascii="宋体" w:hAnsi="宋体"/>
          <w:color w:val="000000"/>
        </w:rPr>
      </w:pPr>
      <w:r>
        <w:rPr>
          <w:rFonts w:ascii="宋体" w:hAnsi="宋体" w:cs="宋体"/>
          <w:color w:val="000000"/>
        </w:rPr>
        <w:t>算法执行时，按照先课程、</w:t>
      </w:r>
      <w:proofErr w:type="gramStart"/>
      <w:r>
        <w:rPr>
          <w:rFonts w:ascii="宋体" w:hAnsi="宋体" w:cs="宋体"/>
          <w:color w:val="000000"/>
        </w:rPr>
        <w:t>后指标点</w:t>
      </w:r>
      <w:proofErr w:type="gramEnd"/>
      <w:r>
        <w:rPr>
          <w:rFonts w:ascii="宋体" w:hAnsi="宋体" w:cs="宋体"/>
          <w:color w:val="000000"/>
        </w:rPr>
        <w:t>、再毕业要求的顺序进行计算，确保下层数据在计算上层之前已经准备就绪。计算过程中，对于缺失达成度值的课程，系统给予警告但继续计算，将该课程的达成度视为0参与加权计算。</w:t>
      </w:r>
    </w:p>
    <w:p w14:paraId="51F9E162" w14:textId="77777777" w:rsidR="00E54D50" w:rsidRDefault="00353444">
      <w:pPr>
        <w:pStyle w:val="01-"/>
        <w:ind w:firstLine="480"/>
      </w:pPr>
      <w:r>
        <w:rPr>
          <w:rFonts w:ascii="宋体" w:hAnsi="宋体" w:cs="宋体"/>
          <w:color w:val="000000"/>
        </w:rPr>
        <w:t>该算法的时间复杂度主要取决于数据库查询的性能。通过Django ORM的prefetch_related方法进行关联查询优化，减少数据库访问次数，确保在数据量较大时仍能保持较好的执行效率。</w:t>
      </w:r>
    </w:p>
    <w:p w14:paraId="7A484709" w14:textId="77777777" w:rsidR="00E54D50" w:rsidRDefault="00E54D50">
      <w:pPr>
        <w:pStyle w:val="28-"/>
      </w:pPr>
    </w:p>
    <w:p w14:paraId="41DA2DB0" w14:textId="77777777" w:rsidR="00E54D50" w:rsidRDefault="00353444">
      <w:pPr>
        <w:pStyle w:val="28-"/>
        <w:jc w:val="both"/>
      </w:pPr>
      <w:r>
        <w:rPr>
          <w:noProof/>
        </w:rPr>
        <w:drawing>
          <wp:inline distT="0" distB="0" distL="114300" distR="114300" wp14:anchorId="715D8C49" wp14:editId="2CDBB472">
            <wp:extent cx="5536565" cy="5009515"/>
            <wp:effectExtent l="0" t="0" r="0" b="0"/>
            <wp:docPr id="11" name="E657119C-6982-421D-8BA7-E74DEB70A7D9-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657119C-6982-421D-8BA7-E74DEB70A7D9-7" descr="wps"/>
                    <pic:cNvPicPr>
                      <a:picLocks noChangeAspect="1"/>
                    </pic:cNvPicPr>
                  </pic:nvPicPr>
                  <pic:blipFill>
                    <a:blip r:embed="rId23"/>
                    <a:stretch>
                      <a:fillRect/>
                    </a:stretch>
                  </pic:blipFill>
                  <pic:spPr>
                    <a:xfrm>
                      <a:off x="0" y="0"/>
                      <a:ext cx="5536565" cy="5009515"/>
                    </a:xfrm>
                    <a:prstGeom prst="rect">
                      <a:avLst/>
                    </a:prstGeom>
                  </pic:spPr>
                </pic:pic>
              </a:graphicData>
            </a:graphic>
          </wp:inline>
        </w:drawing>
      </w:r>
    </w:p>
    <w:p w14:paraId="6A1797DF" w14:textId="77777777" w:rsidR="00E54D50" w:rsidRDefault="00353444">
      <w:pPr>
        <w:pStyle w:val="28-"/>
        <w:spacing w:line="263" w:lineRule="auto"/>
        <w:jc w:val="center"/>
      </w:pPr>
      <w:r>
        <w:rPr>
          <w:rFonts w:ascii="宋体" w:hAnsi="宋体"/>
        </w:rPr>
        <w:lastRenderedPageBreak/>
        <w:t>图3-3 达成度计算算法流程图</w:t>
      </w:r>
    </w:p>
    <w:p w14:paraId="262A252C" w14:textId="77777777" w:rsidR="00E54D50" w:rsidRDefault="00E54D50">
      <w:pPr>
        <w:pStyle w:val="28-"/>
      </w:pPr>
    </w:p>
    <w:p w14:paraId="39E0D6B0" w14:textId="77777777" w:rsidR="00E54D50" w:rsidRDefault="00353444">
      <w:pPr>
        <w:pStyle w:val="03-"/>
        <w:spacing w:before="156"/>
      </w:pPr>
      <w:bookmarkStart w:id="68" w:name="_Toc15441"/>
      <w:r>
        <w:rPr>
          <w:rFonts w:hAnsi="黑体" w:cs="黑体"/>
          <w:color w:val="000000"/>
        </w:rPr>
        <w:t>3.5 本章小结</w:t>
      </w:r>
      <w:bookmarkEnd w:id="68"/>
    </w:p>
    <w:p w14:paraId="0198DF47" w14:textId="77777777" w:rsidR="00E54D50" w:rsidRDefault="00353444">
      <w:pPr>
        <w:pStyle w:val="01-"/>
        <w:ind w:firstLine="480"/>
      </w:pPr>
      <w:r>
        <w:rPr>
          <w:rFonts w:ascii="宋体" w:hAnsi="宋体" w:cs="宋体"/>
          <w:color w:val="000000"/>
        </w:rPr>
        <w:t>本章完成了系统的总体设计。首先，设计了前后端分离的系统架构，划分了七个核心功能模块；其次，完成了数据库的概念模型设计和逻辑结构设计，定义了六张核心数据表及其关系；然后，设计了RESTful风格的API接口，定义了认证接口、矩阵管理接口和达成度计算接口的详细规范；最后，设计了学号届数提取算法、PDF解析算法和达成度计算算法，为系统的详细实现提供了技术基础。总体设计为后续的编码实现提供了完整的蓝图和技术指导。</w:t>
      </w:r>
    </w:p>
    <w:p w14:paraId="60BA6941" w14:textId="77777777" w:rsidR="00E54D50" w:rsidRDefault="00353444">
      <w:r>
        <w:br w:type="page"/>
      </w:r>
    </w:p>
    <w:p w14:paraId="6A64C0DF" w14:textId="77777777" w:rsidR="00E54D50" w:rsidRDefault="00353444">
      <w:pPr>
        <w:pStyle w:val="02-"/>
        <w:spacing w:before="156" w:after="312"/>
      </w:pPr>
      <w:bookmarkStart w:id="69" w:name="_Toc26267"/>
      <w:r>
        <w:rPr>
          <w:rFonts w:hAnsi="黑体" w:cs="黑体"/>
          <w:color w:val="000000"/>
        </w:rPr>
        <w:lastRenderedPageBreak/>
        <w:t>第4章 系统详细设计与实现</w:t>
      </w:r>
      <w:bookmarkEnd w:id="69"/>
    </w:p>
    <w:p w14:paraId="364823A6" w14:textId="77777777" w:rsidR="00E54D50" w:rsidRDefault="00353444">
      <w:pPr>
        <w:pStyle w:val="01-"/>
        <w:ind w:firstLine="480"/>
      </w:pPr>
      <w:r>
        <w:rPr>
          <w:rFonts w:ascii="宋体" w:hAnsi="宋体" w:cs="宋体"/>
          <w:color w:val="000000"/>
        </w:rPr>
        <w:t>系统详细设计与实现是在总体设计的基础上，对系统各模块的具体实现方案进行深入阐述，包括开发环境的搭建、技术</w:t>
      </w:r>
      <w:proofErr w:type="gramStart"/>
      <w:r>
        <w:rPr>
          <w:rFonts w:ascii="宋体" w:hAnsi="宋体" w:cs="宋体"/>
          <w:color w:val="000000"/>
        </w:rPr>
        <w:t>栈</w:t>
      </w:r>
      <w:proofErr w:type="gramEnd"/>
      <w:r>
        <w:rPr>
          <w:rFonts w:ascii="宋体" w:hAnsi="宋体" w:cs="宋体"/>
          <w:color w:val="000000"/>
        </w:rPr>
        <w:t>的选型、核心代码的编写和用户界面的实现。本章将详细描述毕业要求达成度计算系统的完整实现过程。</w:t>
      </w:r>
    </w:p>
    <w:p w14:paraId="088C5BB8" w14:textId="77777777" w:rsidR="00E54D50" w:rsidRDefault="00353444">
      <w:pPr>
        <w:pStyle w:val="03-"/>
        <w:spacing w:before="156"/>
      </w:pPr>
      <w:bookmarkStart w:id="70" w:name="_Toc22553"/>
      <w:r>
        <w:rPr>
          <w:rFonts w:hAnsi="黑体" w:cs="黑体"/>
          <w:color w:val="000000"/>
        </w:rPr>
        <w:t>4.1 开发环境与技术</w:t>
      </w:r>
      <w:proofErr w:type="gramStart"/>
      <w:r>
        <w:rPr>
          <w:rFonts w:hAnsi="黑体" w:cs="黑体"/>
          <w:color w:val="000000"/>
        </w:rPr>
        <w:t>栈</w:t>
      </w:r>
      <w:bookmarkEnd w:id="70"/>
      <w:proofErr w:type="gramEnd"/>
    </w:p>
    <w:p w14:paraId="0BA74F1B" w14:textId="77777777" w:rsidR="00E54D50" w:rsidRDefault="00353444">
      <w:pPr>
        <w:pStyle w:val="04-"/>
        <w:spacing w:before="156"/>
      </w:pPr>
      <w:bookmarkStart w:id="71" w:name="_Toc24193"/>
      <w:r>
        <w:rPr>
          <w:rFonts w:hAnsi="黑体" w:cs="黑体"/>
          <w:color w:val="000000"/>
        </w:rPr>
        <w:t>4.1.1 后端技术</w:t>
      </w:r>
      <w:proofErr w:type="gramStart"/>
      <w:r>
        <w:rPr>
          <w:rFonts w:hAnsi="黑体" w:cs="黑体"/>
          <w:color w:val="000000"/>
        </w:rPr>
        <w:t>栈</w:t>
      </w:r>
      <w:bookmarkEnd w:id="71"/>
      <w:proofErr w:type="gramEnd"/>
    </w:p>
    <w:p w14:paraId="2C926732" w14:textId="77777777" w:rsidR="00E54D50" w:rsidRDefault="00353444">
      <w:pPr>
        <w:pStyle w:val="01-"/>
        <w:ind w:firstLine="480"/>
        <w:rPr>
          <w:rFonts w:ascii="宋体" w:hAnsi="宋体"/>
          <w:color w:val="000000"/>
        </w:rPr>
      </w:pPr>
      <w:r>
        <w:rPr>
          <w:rFonts w:ascii="宋体" w:hAnsi="宋体" w:cs="宋体"/>
          <w:color w:val="000000"/>
        </w:rPr>
        <w:t>后端采用Python语言开发，选用以下技术框架和库：</w:t>
      </w:r>
    </w:p>
    <w:p w14:paraId="078DBF56" w14:textId="77777777" w:rsidR="00E54D50" w:rsidRDefault="00353444">
      <w:pPr>
        <w:pStyle w:val="01-"/>
        <w:ind w:firstLine="480"/>
        <w:rPr>
          <w:rFonts w:ascii="宋体" w:hAnsi="宋体"/>
          <w:color w:val="000000"/>
        </w:rPr>
      </w:pPr>
      <w:r>
        <w:rPr>
          <w:rFonts w:ascii="宋体" w:hAnsi="宋体" w:cs="宋体"/>
          <w:color w:val="000000"/>
        </w:rPr>
        <w:t>（1）Django 5.x。Django是Python最流行的Web框架之一，采用MTV（Model-Template-View）架构模式。本系统利用Django的ORM（对象关系映射）进行数据库操作，利用Django Admin进行后台管理，利用Django的URL路由和视图系统处理HTTP请求。Django内置的用户认证系统、中间</w:t>
      </w:r>
      <w:proofErr w:type="gramStart"/>
      <w:r>
        <w:rPr>
          <w:rFonts w:ascii="宋体" w:hAnsi="宋体" w:cs="宋体"/>
          <w:color w:val="000000"/>
        </w:rPr>
        <w:t>件机制</w:t>
      </w:r>
      <w:proofErr w:type="gramEnd"/>
      <w:r>
        <w:rPr>
          <w:rFonts w:ascii="宋体" w:hAnsi="宋体" w:cs="宋体"/>
          <w:color w:val="000000"/>
        </w:rPr>
        <w:t>和迁移管理功能大大简化了开发工作。</w:t>
      </w:r>
    </w:p>
    <w:p w14:paraId="63F1F55F" w14:textId="77777777" w:rsidR="00E54D50" w:rsidRDefault="00353444">
      <w:pPr>
        <w:pStyle w:val="01-"/>
        <w:ind w:firstLine="480"/>
        <w:rPr>
          <w:rFonts w:ascii="宋体" w:hAnsi="宋体"/>
          <w:color w:val="000000"/>
        </w:rPr>
      </w:pPr>
      <w:r>
        <w:rPr>
          <w:rFonts w:ascii="宋体" w:hAnsi="宋体" w:cs="宋体"/>
          <w:color w:val="000000"/>
        </w:rPr>
        <w:t>（2）Django REST Framework 3.x（DRF）。DRF是Django的第三方扩展，用于快速构建RESTful API。本系统利用DRF的Serializer进行数据序列化和反序列化，利用APIView处理API请求，利用Router自动生成URL路由。DRF的Browsable API功能还提供了可视化的API调试界面，便于开发和测试。</w:t>
      </w:r>
    </w:p>
    <w:p w14:paraId="545F2104" w14:textId="77777777" w:rsidR="00E54D50" w:rsidRDefault="00353444">
      <w:pPr>
        <w:pStyle w:val="01-"/>
        <w:ind w:firstLine="480"/>
        <w:rPr>
          <w:rFonts w:ascii="宋体" w:hAnsi="宋体"/>
          <w:color w:val="000000"/>
        </w:rPr>
      </w:pPr>
      <w:r>
        <w:rPr>
          <w:rFonts w:ascii="宋体" w:hAnsi="宋体" w:cs="宋体"/>
          <w:color w:val="000000"/>
        </w:rPr>
        <w:t>（3）SQLite3。SQLite3是Python内置的轻量级数据库引擎，无需独立的数据库服务器进程，数据存储在单个文件中。本系统选择SQLite3的原因是部署简单、配置方便，适合中小型应用场景。Django对SQLite3提供了完善的支持，开发过程中无需额外的数据库配置。</w:t>
      </w:r>
    </w:p>
    <w:p w14:paraId="608278AF" w14:textId="77777777" w:rsidR="00E54D50" w:rsidRDefault="00353444">
      <w:pPr>
        <w:pStyle w:val="01-"/>
        <w:ind w:firstLine="480"/>
        <w:rPr>
          <w:rFonts w:ascii="宋体" w:hAnsi="宋体"/>
          <w:color w:val="000000"/>
        </w:rPr>
      </w:pPr>
      <w:r>
        <w:rPr>
          <w:rFonts w:ascii="宋体" w:hAnsi="宋体" w:cs="宋体"/>
          <w:color w:val="000000"/>
        </w:rPr>
        <w:t>（4）pandas 2.x。pandas是Python的核心数据分析库，提供高性能的数据结构和数据分析工具。本系统利用pandas的read_excel函数读取Excel文件，利用DataFrame进行数据处理和转换，是支撑矩阵解析和Excel成绩处理的核心依赖。</w:t>
      </w:r>
    </w:p>
    <w:p w14:paraId="085CB070" w14:textId="77777777" w:rsidR="00E54D50" w:rsidRDefault="00353444">
      <w:pPr>
        <w:pStyle w:val="01-"/>
        <w:ind w:firstLine="480"/>
        <w:rPr>
          <w:rFonts w:ascii="宋体" w:hAnsi="宋体"/>
          <w:color w:val="000000"/>
        </w:rPr>
      </w:pPr>
      <w:r>
        <w:rPr>
          <w:rFonts w:ascii="宋体" w:hAnsi="宋体" w:cs="宋体"/>
          <w:color w:val="000000"/>
        </w:rPr>
        <w:t>（5）pdfplumber 0.10.x。pdfplumber是专门用于PDF文本提取的Python库，能够精确提取PDF页面中的文本内容和布局信息。本系统利用pdfplumber提取PDF成绩单中的学号、课程名称、实到人数和平均分等关键信息，是PDF成绩解析的核心依赖。</w:t>
      </w:r>
    </w:p>
    <w:p w14:paraId="66E96A83" w14:textId="77777777" w:rsidR="00E54D50" w:rsidRDefault="00353444">
      <w:pPr>
        <w:pStyle w:val="01-"/>
        <w:ind w:firstLine="480"/>
      </w:pPr>
      <w:r>
        <w:rPr>
          <w:rFonts w:ascii="宋体" w:hAnsi="宋体" w:cs="宋体"/>
          <w:color w:val="000000"/>
        </w:rPr>
        <w:t>（6）django-cors-headers。该库用于处理跨域资源共享（CORS），允许前端应用从不同域名访问后端API。本系统配置CORS以支持开发环境下的前后端分离调试。</w:t>
      </w:r>
    </w:p>
    <w:p w14:paraId="23A81BC7" w14:textId="77777777" w:rsidR="00E54D50" w:rsidRDefault="00353444">
      <w:pPr>
        <w:pStyle w:val="04-"/>
        <w:spacing w:before="156"/>
      </w:pPr>
      <w:bookmarkStart w:id="72" w:name="_Toc30421"/>
      <w:r>
        <w:rPr>
          <w:rFonts w:hAnsi="黑体" w:cs="黑体"/>
          <w:color w:val="000000"/>
        </w:rPr>
        <w:lastRenderedPageBreak/>
        <w:t>4.1.2 前端技术</w:t>
      </w:r>
      <w:proofErr w:type="gramStart"/>
      <w:r>
        <w:rPr>
          <w:rFonts w:hAnsi="黑体" w:cs="黑体"/>
          <w:color w:val="000000"/>
        </w:rPr>
        <w:t>栈</w:t>
      </w:r>
      <w:bookmarkEnd w:id="72"/>
      <w:proofErr w:type="gramEnd"/>
    </w:p>
    <w:p w14:paraId="033E6243" w14:textId="77777777" w:rsidR="00E54D50" w:rsidRDefault="00353444">
      <w:pPr>
        <w:pStyle w:val="01-"/>
        <w:ind w:firstLine="480"/>
        <w:rPr>
          <w:rFonts w:ascii="宋体" w:hAnsi="宋体"/>
          <w:color w:val="000000"/>
        </w:rPr>
      </w:pPr>
      <w:r>
        <w:rPr>
          <w:rFonts w:ascii="宋体" w:hAnsi="宋体" w:cs="宋体"/>
          <w:color w:val="000000"/>
        </w:rPr>
        <w:t>前端采用现代化的Web技术</w:t>
      </w:r>
      <w:proofErr w:type="gramStart"/>
      <w:r>
        <w:rPr>
          <w:rFonts w:ascii="宋体" w:hAnsi="宋体" w:cs="宋体"/>
          <w:color w:val="000000"/>
        </w:rPr>
        <w:t>栈</w:t>
      </w:r>
      <w:proofErr w:type="gramEnd"/>
      <w:r>
        <w:rPr>
          <w:rFonts w:ascii="宋体" w:hAnsi="宋体" w:cs="宋体"/>
          <w:color w:val="000000"/>
        </w:rPr>
        <w:t>，选用以下技术框架和库：</w:t>
      </w:r>
    </w:p>
    <w:p w14:paraId="0B4C43F7" w14:textId="77777777" w:rsidR="00E54D50" w:rsidRDefault="00353444">
      <w:pPr>
        <w:pStyle w:val="01-"/>
        <w:ind w:firstLine="480"/>
        <w:rPr>
          <w:rFonts w:ascii="宋体" w:hAnsi="宋体"/>
          <w:color w:val="000000"/>
        </w:rPr>
      </w:pPr>
      <w:r>
        <w:rPr>
          <w:rFonts w:ascii="宋体" w:hAnsi="宋体" w:cs="宋体"/>
          <w:color w:val="000000"/>
        </w:rPr>
        <w:t>（1）Vue.js 3.x。Vue.js是渐进式JavaScript框架，采用响应式数据绑定和组件</w:t>
      </w:r>
      <w:proofErr w:type="gramStart"/>
      <w:r>
        <w:rPr>
          <w:rFonts w:ascii="宋体" w:hAnsi="宋体" w:cs="宋体"/>
          <w:color w:val="000000"/>
        </w:rPr>
        <w:t>化开发</w:t>
      </w:r>
      <w:proofErr w:type="gramEnd"/>
      <w:r>
        <w:rPr>
          <w:rFonts w:ascii="宋体" w:hAnsi="宋体" w:cs="宋体"/>
          <w:color w:val="000000"/>
        </w:rPr>
        <w:t>模式。本系统利用Vue 3的Composition API进行逻辑组织，利用响应式系统实现数据驱动的界面更新，利用组件系统构建可复用的UI组件。</w:t>
      </w:r>
    </w:p>
    <w:p w14:paraId="07D800E0" w14:textId="77777777" w:rsidR="00E54D50" w:rsidRDefault="00353444">
      <w:pPr>
        <w:pStyle w:val="01-"/>
        <w:ind w:firstLine="480"/>
        <w:rPr>
          <w:rFonts w:ascii="宋体" w:hAnsi="宋体"/>
          <w:color w:val="000000"/>
        </w:rPr>
      </w:pPr>
      <w:r>
        <w:rPr>
          <w:rFonts w:ascii="宋体" w:hAnsi="宋体" w:cs="宋体"/>
          <w:color w:val="000000"/>
        </w:rPr>
        <w:t>（2）Vite 6.x。Vite是新一代前端构建工具，利用浏览器原生ES模块导入特性实现</w:t>
      </w:r>
      <w:proofErr w:type="gramStart"/>
      <w:r>
        <w:rPr>
          <w:rFonts w:ascii="宋体" w:hAnsi="宋体" w:cs="宋体"/>
          <w:color w:val="000000"/>
        </w:rPr>
        <w:t>极</w:t>
      </w:r>
      <w:proofErr w:type="gramEnd"/>
      <w:r>
        <w:rPr>
          <w:rFonts w:ascii="宋体" w:hAnsi="宋体" w:cs="宋体"/>
          <w:color w:val="000000"/>
        </w:rPr>
        <w:t>速的模块热更新（HMR）。本系统使用Vite作为构建工具，提供快速的开发体验和优化的生产构建。</w:t>
      </w:r>
    </w:p>
    <w:p w14:paraId="04A646F1" w14:textId="77777777" w:rsidR="00E54D50" w:rsidRDefault="00353444">
      <w:pPr>
        <w:pStyle w:val="01-"/>
        <w:ind w:firstLine="480"/>
        <w:rPr>
          <w:rFonts w:ascii="宋体" w:hAnsi="宋体"/>
          <w:color w:val="000000"/>
        </w:rPr>
      </w:pPr>
      <w:r>
        <w:rPr>
          <w:rFonts w:ascii="宋体" w:hAnsi="宋体" w:cs="宋体"/>
          <w:color w:val="000000"/>
        </w:rPr>
        <w:t>（3）ECharts 5.x。ECharts是百度开源的数据可视化库，提供丰富的图表类型和灵活的配置选项。本系统利用ECharts实现仪表盘的各种图表展示，包括柱状图、饼图、雷达图和散点图等。</w:t>
      </w:r>
    </w:p>
    <w:p w14:paraId="79FC5142" w14:textId="77777777" w:rsidR="00E54D50" w:rsidRDefault="00353444">
      <w:pPr>
        <w:pStyle w:val="01-"/>
        <w:ind w:firstLine="480"/>
        <w:rPr>
          <w:rFonts w:ascii="宋体" w:hAnsi="宋体"/>
          <w:color w:val="000000"/>
        </w:rPr>
      </w:pPr>
      <w:r>
        <w:rPr>
          <w:rFonts w:ascii="宋体" w:hAnsi="宋体" w:cs="宋体"/>
          <w:color w:val="000000"/>
        </w:rPr>
        <w:t>（4）axios 1.x。axios是基于Promise的HTTP客户端，用于浏览器和Node.js环境。本系统利用axios发送异步HTTP请求与后端API进行数据交互，支持请求拦截、响应拦截和请求取消等功能。</w:t>
      </w:r>
    </w:p>
    <w:p w14:paraId="5FC655BD" w14:textId="77777777" w:rsidR="00E54D50" w:rsidRDefault="00353444">
      <w:pPr>
        <w:pStyle w:val="01-"/>
        <w:ind w:firstLine="480"/>
      </w:pPr>
      <w:r>
        <w:rPr>
          <w:rFonts w:ascii="宋体" w:hAnsi="宋体" w:cs="宋体"/>
          <w:color w:val="000000"/>
        </w:rPr>
        <w:t>（5）Element Plus。Element Plus是基于Vue 3的组件库，提供丰富的UI组件，如表格、表单、对话框、消息提示等。本系统利用Element Plus快速构建美观、一致的用户界面。</w:t>
      </w:r>
    </w:p>
    <w:p w14:paraId="56D41FA1" w14:textId="77777777" w:rsidR="00E54D50" w:rsidRDefault="00353444">
      <w:pPr>
        <w:pStyle w:val="04-"/>
        <w:spacing w:before="156"/>
      </w:pPr>
      <w:bookmarkStart w:id="73" w:name="_Toc13987"/>
      <w:r>
        <w:rPr>
          <w:rFonts w:hAnsi="黑体" w:cs="黑体"/>
          <w:color w:val="000000"/>
        </w:rPr>
        <w:t>4.1.3 开发工具</w:t>
      </w:r>
      <w:bookmarkEnd w:id="73"/>
    </w:p>
    <w:p w14:paraId="22CE59E1" w14:textId="77777777" w:rsidR="00E54D50" w:rsidRDefault="00353444">
      <w:pPr>
        <w:pStyle w:val="01-"/>
        <w:ind w:firstLine="480"/>
        <w:rPr>
          <w:rFonts w:ascii="宋体" w:hAnsi="宋体"/>
          <w:color w:val="000000"/>
        </w:rPr>
      </w:pPr>
      <w:r>
        <w:rPr>
          <w:rFonts w:ascii="宋体" w:hAnsi="宋体" w:cs="宋体"/>
          <w:color w:val="000000"/>
        </w:rPr>
        <w:t>系统的开发过程中使用了以下工具：</w:t>
      </w:r>
    </w:p>
    <w:p w14:paraId="615ABFEA" w14:textId="77777777" w:rsidR="00E54D50" w:rsidRDefault="00353444">
      <w:pPr>
        <w:pStyle w:val="01-"/>
        <w:ind w:firstLine="480"/>
        <w:rPr>
          <w:rFonts w:ascii="宋体" w:hAnsi="宋体"/>
          <w:color w:val="000000"/>
        </w:rPr>
      </w:pPr>
      <w:r>
        <w:rPr>
          <w:rFonts w:ascii="宋体" w:hAnsi="宋体" w:cs="宋体"/>
          <w:color w:val="000000"/>
        </w:rPr>
        <w:t>（1）开发环境：Windows 11操作系统，Python 3.11，Node.js 20.x。</w:t>
      </w:r>
    </w:p>
    <w:p w14:paraId="7181502B" w14:textId="77777777" w:rsidR="00E54D50" w:rsidRDefault="00353444">
      <w:pPr>
        <w:pStyle w:val="01-"/>
        <w:ind w:firstLine="480"/>
        <w:rPr>
          <w:rFonts w:ascii="宋体" w:hAnsi="宋体"/>
          <w:color w:val="000000"/>
        </w:rPr>
      </w:pPr>
      <w:r>
        <w:rPr>
          <w:rFonts w:ascii="宋体" w:hAnsi="宋体" w:cs="宋体"/>
          <w:color w:val="000000"/>
        </w:rPr>
        <w:t>（2）代码编辑器：Visual Studio Code，配合Python、Vue Language Features等插件。</w:t>
      </w:r>
    </w:p>
    <w:p w14:paraId="08ED6B80" w14:textId="77777777" w:rsidR="00E54D50" w:rsidRDefault="00353444">
      <w:pPr>
        <w:pStyle w:val="01-"/>
        <w:ind w:firstLine="480"/>
      </w:pPr>
      <w:r>
        <w:rPr>
          <w:rFonts w:ascii="宋体" w:hAnsi="宋体" w:cs="宋体"/>
          <w:color w:val="000000"/>
        </w:rPr>
        <w:t>（3）版本控制工具：Git</w:t>
      </w:r>
    </w:p>
    <w:p w14:paraId="1741B3F1" w14:textId="77777777" w:rsidR="00E54D50" w:rsidRDefault="00353444">
      <w:pPr>
        <w:pStyle w:val="03-"/>
        <w:spacing w:before="156"/>
      </w:pPr>
      <w:bookmarkStart w:id="74" w:name="_Toc31366"/>
      <w:r>
        <w:rPr>
          <w:rFonts w:hAnsi="黑体" w:cs="黑体"/>
          <w:color w:val="000000"/>
        </w:rPr>
        <w:t>4.2 后端实现</w:t>
      </w:r>
      <w:bookmarkEnd w:id="74"/>
    </w:p>
    <w:p w14:paraId="4EA0DEFF" w14:textId="77777777" w:rsidR="00E54D50" w:rsidRDefault="00353444">
      <w:pPr>
        <w:pStyle w:val="01-"/>
        <w:ind w:firstLine="480"/>
      </w:pPr>
      <w:r>
        <w:rPr>
          <w:rFonts w:ascii="宋体" w:hAnsi="宋体" w:cs="宋体"/>
          <w:color w:val="000000"/>
        </w:rPr>
        <w:t>后端实现是系统功能的核心，负责业务逻辑处理、数据存储和API服务提供。本节详细描述后端各模块的实现方案。</w:t>
      </w:r>
    </w:p>
    <w:p w14:paraId="0C97AA31" w14:textId="77777777" w:rsidR="00E54D50" w:rsidRDefault="00353444">
      <w:pPr>
        <w:pStyle w:val="04-"/>
        <w:spacing w:before="156"/>
      </w:pPr>
      <w:bookmarkStart w:id="75" w:name="_Toc3047"/>
      <w:r>
        <w:rPr>
          <w:rFonts w:hAnsi="黑体" w:cs="黑体"/>
          <w:color w:val="000000"/>
        </w:rPr>
        <w:t>4.2.1 数据库模型实现</w:t>
      </w:r>
      <w:bookmarkEnd w:id="75"/>
    </w:p>
    <w:p w14:paraId="3168CD34" w14:textId="77777777" w:rsidR="00E54D50" w:rsidRDefault="00353444">
      <w:pPr>
        <w:pStyle w:val="01-"/>
        <w:ind w:firstLine="480"/>
        <w:rPr>
          <w:rFonts w:ascii="宋体" w:hAnsi="宋体"/>
          <w:color w:val="000000"/>
        </w:rPr>
      </w:pPr>
      <w:r>
        <w:rPr>
          <w:rFonts w:ascii="宋体" w:hAnsi="宋体" w:cs="宋体"/>
          <w:color w:val="000000"/>
        </w:rPr>
        <w:lastRenderedPageBreak/>
        <w:t>数据库模型基于Django ORM实现，在grad_app/models.py文件中定义了六个核心模型类。</w:t>
      </w:r>
    </w:p>
    <w:p w14:paraId="1C950E99" w14:textId="77777777" w:rsidR="00E54D50" w:rsidRDefault="00353444">
      <w:pPr>
        <w:pStyle w:val="01-"/>
        <w:ind w:firstLine="480"/>
        <w:rPr>
          <w:rFonts w:ascii="宋体" w:hAnsi="宋体"/>
          <w:color w:val="000000"/>
        </w:rPr>
      </w:pPr>
      <w:r>
        <w:rPr>
          <w:rFonts w:ascii="宋体" w:hAnsi="宋体" w:cs="宋体"/>
          <w:color w:val="000000"/>
        </w:rPr>
        <w:t>RequirementMatrix模型定义了毕业要求矩阵的数据结构，包含name（矩阵名称）、description（描述）、grade（年级/届数）和created_at（创建时间）四个字段。其中grade字段默认值为"23"，用于区分不同届的数据。</w:t>
      </w:r>
    </w:p>
    <w:p w14:paraId="1D5DBABB" w14:textId="77777777" w:rsidR="00E54D50" w:rsidRDefault="00353444">
      <w:pPr>
        <w:pStyle w:val="01-"/>
        <w:ind w:firstLine="480"/>
        <w:rPr>
          <w:rFonts w:ascii="宋体" w:hAnsi="宋体"/>
          <w:color w:val="000000"/>
        </w:rPr>
      </w:pPr>
      <w:r>
        <w:rPr>
          <w:rFonts w:ascii="宋体" w:hAnsi="宋体" w:cs="宋体"/>
          <w:color w:val="000000"/>
        </w:rPr>
        <w:t>GraduationRequirement模型定义了毕业要求的数据结构，通过ForeignKey关联RequirementMatrix，包含name和description两个字段。关联设置了on_delete=models.CASCADE，实现级联删除。</w:t>
      </w:r>
    </w:p>
    <w:p w14:paraId="2FD165C9" w14:textId="77777777" w:rsidR="00E54D50" w:rsidRDefault="00353444">
      <w:pPr>
        <w:pStyle w:val="01-"/>
        <w:ind w:firstLine="480"/>
        <w:rPr>
          <w:rFonts w:ascii="宋体" w:hAnsi="宋体"/>
          <w:color w:val="000000"/>
        </w:rPr>
      </w:pPr>
      <w:r>
        <w:rPr>
          <w:rFonts w:ascii="宋体" w:hAnsi="宋体" w:cs="宋体"/>
          <w:color w:val="000000"/>
        </w:rPr>
        <w:t>SubRequirement模型定义了指标点的数据结构，通过ForeignKey关联GraduationRequirement，包含sub_req_id（</w:t>
      </w:r>
      <w:proofErr w:type="gramStart"/>
      <w:r>
        <w:rPr>
          <w:rFonts w:ascii="宋体" w:hAnsi="宋体" w:cs="宋体"/>
          <w:color w:val="000000"/>
        </w:rPr>
        <w:t>子要求</w:t>
      </w:r>
      <w:proofErr w:type="gramEnd"/>
      <w:r>
        <w:rPr>
          <w:rFonts w:ascii="宋体" w:hAnsi="宋体" w:cs="宋体"/>
          <w:color w:val="000000"/>
        </w:rPr>
        <w:t>ID，如"1.1"）和name两个字段。</w:t>
      </w:r>
    </w:p>
    <w:p w14:paraId="0F3A9F4C" w14:textId="77777777" w:rsidR="00E54D50" w:rsidRDefault="00353444">
      <w:pPr>
        <w:pStyle w:val="01-"/>
        <w:ind w:firstLine="480"/>
        <w:rPr>
          <w:rFonts w:ascii="宋体" w:hAnsi="宋体"/>
          <w:color w:val="000000"/>
        </w:rPr>
      </w:pPr>
      <w:r>
        <w:rPr>
          <w:rFonts w:ascii="宋体" w:hAnsi="宋体" w:cs="宋体"/>
          <w:color w:val="000000"/>
        </w:rPr>
        <w:t>Course模型定义了课程的数据结构，通过ForeignKey关联RequirementMatrix，包含name（课程名称）和achievement（达成度值，默认0.0）两个字段。</w:t>
      </w:r>
    </w:p>
    <w:p w14:paraId="56FDE0D4" w14:textId="77777777" w:rsidR="00E54D50" w:rsidRDefault="00353444">
      <w:pPr>
        <w:pStyle w:val="01-"/>
        <w:ind w:firstLine="480"/>
        <w:rPr>
          <w:rFonts w:ascii="宋体" w:hAnsi="宋体"/>
          <w:color w:val="000000"/>
        </w:rPr>
      </w:pPr>
      <w:r>
        <w:rPr>
          <w:rFonts w:ascii="宋体" w:hAnsi="宋体" w:cs="宋体"/>
          <w:color w:val="000000"/>
        </w:rPr>
        <w:t>CourseSupportMatrix模型定义了课程支撑关系的数据结构，通过两个ForeignKey分别关联SubRequirement和Course，包含weight（支撑权重，默认1.0）字段。该模型在Meta类中设置了unique_together = ['sub_requirement', 'course']，确保支撑关系的唯一性。</w:t>
      </w:r>
    </w:p>
    <w:p w14:paraId="64A70406" w14:textId="77777777" w:rsidR="00E54D50" w:rsidRDefault="00353444">
      <w:pPr>
        <w:pStyle w:val="01-"/>
        <w:ind w:firstLine="480"/>
        <w:rPr>
          <w:rFonts w:ascii="宋体" w:hAnsi="宋体"/>
          <w:color w:val="000000"/>
        </w:rPr>
      </w:pPr>
      <w:r>
        <w:rPr>
          <w:rFonts w:ascii="宋体" w:hAnsi="宋体" w:cs="宋体"/>
          <w:color w:val="000000"/>
        </w:rPr>
        <w:t>CalculationResult模型定义了计算结果的数据结构，通过ForeignKey关联SubRequirement，包含achievement_value（达成度值）字段。</w:t>
      </w:r>
    </w:p>
    <w:p w14:paraId="7652404E" w14:textId="77777777" w:rsidR="00E54D50" w:rsidRDefault="00353444">
      <w:pPr>
        <w:pStyle w:val="01-"/>
        <w:ind w:firstLine="480"/>
      </w:pPr>
      <w:r>
        <w:rPr>
          <w:rFonts w:ascii="宋体" w:hAnsi="宋体" w:cs="宋体"/>
          <w:color w:val="000000"/>
        </w:rPr>
        <w:t>模型定义完成后，使用Django的迁移命令（python manage.py makemigrations和python manage.py migrate）自动创建数据库表。Django迁移机制记录了数据库结构的变更历史，支持数据库版本的升级和回滚。</w:t>
      </w:r>
    </w:p>
    <w:p w14:paraId="4C79E047" w14:textId="77777777" w:rsidR="00E54D50" w:rsidRDefault="00353444">
      <w:pPr>
        <w:pStyle w:val="04-"/>
        <w:spacing w:before="156"/>
      </w:pPr>
      <w:bookmarkStart w:id="76" w:name="_Toc19417"/>
      <w:r>
        <w:rPr>
          <w:rFonts w:hAnsi="黑体" w:cs="黑体"/>
          <w:color w:val="000000"/>
        </w:rPr>
        <w:t>4.2.2 API接口实现</w:t>
      </w:r>
      <w:bookmarkEnd w:id="76"/>
    </w:p>
    <w:p w14:paraId="7A9DEC04" w14:textId="77777777" w:rsidR="00E54D50" w:rsidRDefault="00353444">
      <w:pPr>
        <w:pStyle w:val="01-"/>
        <w:ind w:firstLine="480"/>
        <w:rPr>
          <w:rFonts w:ascii="宋体" w:hAnsi="宋体"/>
          <w:color w:val="000000"/>
        </w:rPr>
      </w:pPr>
      <w:r>
        <w:rPr>
          <w:rFonts w:ascii="宋体" w:hAnsi="宋体" w:cs="宋体"/>
          <w:color w:val="000000"/>
        </w:rPr>
        <w:t>API接口基于Django REST Framework实现，在grad_app/views.py文件中定义了三个ViewSet类。</w:t>
      </w:r>
    </w:p>
    <w:p w14:paraId="177448B2" w14:textId="77777777" w:rsidR="00E54D50" w:rsidRDefault="00353444">
      <w:pPr>
        <w:pStyle w:val="01-"/>
        <w:ind w:firstLine="480"/>
        <w:rPr>
          <w:rFonts w:ascii="宋体" w:hAnsi="宋体"/>
          <w:color w:val="000000"/>
        </w:rPr>
      </w:pPr>
      <w:r>
        <w:rPr>
          <w:rFonts w:ascii="宋体" w:hAnsi="宋体" w:cs="宋体"/>
          <w:color w:val="000000"/>
        </w:rPr>
        <w:t>AuthViewSet处理用户认证相关的请求。login方法接收POST请求，从请求体中获取username和password，使用Django的authenticate函数验证用户凭据。验证成功返回Response({"message": "登录成功"})，验证失败返回Response({"message": "用户名或密码错误"}, status=status.HTTP_401_UNAUTHORIZED)。</w:t>
      </w:r>
    </w:p>
    <w:p w14:paraId="63159639" w14:textId="77777777" w:rsidR="00E54D50" w:rsidRDefault="00353444">
      <w:pPr>
        <w:pStyle w:val="01-"/>
        <w:ind w:firstLine="480"/>
        <w:rPr>
          <w:rFonts w:ascii="宋体" w:hAnsi="宋体"/>
          <w:color w:val="000000"/>
        </w:rPr>
      </w:pPr>
      <w:r>
        <w:rPr>
          <w:rFonts w:ascii="宋体" w:hAnsi="宋体" w:cs="宋体"/>
          <w:color w:val="000000"/>
        </w:rPr>
        <w:lastRenderedPageBreak/>
        <w:t>MatrixViewSet处理矩阵管理相关的请求。upload方法接收POST请求，从请求体中获取file和grade参数，将上传的文件保存到临时目录，调用process_matrix_excel函数解析Excel文件，创建数据库记录，最后删除临时文件并返回上</w:t>
      </w:r>
      <w:proofErr w:type="gramStart"/>
      <w:r>
        <w:rPr>
          <w:rFonts w:ascii="宋体" w:hAnsi="宋体" w:cs="宋体"/>
          <w:color w:val="000000"/>
        </w:rPr>
        <w:t>传成功</w:t>
      </w:r>
      <w:proofErr w:type="gramEnd"/>
      <w:r>
        <w:rPr>
          <w:rFonts w:ascii="宋体" w:hAnsi="宋体" w:cs="宋体"/>
          <w:color w:val="000000"/>
        </w:rPr>
        <w:t>消息。clear方法接收POST请求，从请求体中获取grade参数，删除该grade对应的所有数据，返回清除成功消息。</w:t>
      </w:r>
    </w:p>
    <w:p w14:paraId="4E310670" w14:textId="77777777" w:rsidR="00E54D50" w:rsidRDefault="00353444">
      <w:pPr>
        <w:pStyle w:val="01-"/>
        <w:ind w:firstLine="480"/>
        <w:rPr>
          <w:rFonts w:ascii="宋体" w:hAnsi="宋体"/>
          <w:color w:val="000000"/>
        </w:rPr>
      </w:pPr>
      <w:r>
        <w:rPr>
          <w:rFonts w:ascii="宋体" w:hAnsi="宋体" w:cs="宋体"/>
          <w:color w:val="000000"/>
        </w:rPr>
        <w:t>AchievementViewSet处理达成度计算相关的请求。upload_scores方法接收POST请求，获取上传的文件列表，遍历所有文件，根据文件扩展名选择对应的处理方法（PDF调用process_scores_pdfs，Excel调用process_scores_excel），返回处理结果报告。calculate方法接收GET请求，从查询参数中获取grade，调用calculate_achievements函数执行达成度计算，返回计算结果。result方法接收GET请求，从查询参数中获取grade，调用get_achievement_result函数查询达成度结果，返回完整的达成度数据。update_course_achievement方法接收POST请求，从请求体中获取course_name、achievement和grade参数，更新对应课程的达成度值，返回更新成功消息。</w:t>
      </w:r>
    </w:p>
    <w:p w14:paraId="49D0C895" w14:textId="77777777" w:rsidR="00E54D50" w:rsidRDefault="00353444">
      <w:pPr>
        <w:pStyle w:val="01-"/>
        <w:ind w:firstLine="480"/>
      </w:pPr>
      <w:r>
        <w:rPr>
          <w:rFonts w:ascii="宋体" w:hAnsi="宋体" w:cs="宋体"/>
          <w:color w:val="000000"/>
        </w:rPr>
        <w:t>路由配置在grad_app/urls.py中定义，使用DRF的DefaultRouter自动注册ViewSet，生成标准的RESTful URL模式。</w:t>
      </w:r>
    </w:p>
    <w:p w14:paraId="69ABEA6C" w14:textId="77777777" w:rsidR="00E54D50" w:rsidRDefault="00353444">
      <w:pPr>
        <w:pStyle w:val="04-"/>
        <w:spacing w:before="156"/>
      </w:pPr>
      <w:bookmarkStart w:id="77" w:name="_Toc20020"/>
      <w:r>
        <w:rPr>
          <w:rFonts w:hAnsi="黑体" w:cs="黑体"/>
          <w:color w:val="000000"/>
        </w:rPr>
        <w:t>4.2.3 文件处理服务实现</w:t>
      </w:r>
      <w:bookmarkEnd w:id="77"/>
    </w:p>
    <w:p w14:paraId="034D1977" w14:textId="77777777" w:rsidR="00E54D50" w:rsidRDefault="00353444">
      <w:pPr>
        <w:pStyle w:val="01-"/>
        <w:ind w:firstLine="480"/>
        <w:rPr>
          <w:rFonts w:ascii="宋体" w:hAnsi="宋体"/>
          <w:color w:val="000000"/>
        </w:rPr>
      </w:pPr>
      <w:r>
        <w:rPr>
          <w:rFonts w:ascii="宋体" w:hAnsi="宋体" w:cs="宋体"/>
          <w:color w:val="000000"/>
        </w:rPr>
        <w:t>文件处理服务在grad_app/services/excel_processor.py中实现，提供支撑矩阵解析和成绩文件解析两大功能。</w:t>
      </w:r>
    </w:p>
    <w:p w14:paraId="3FD690BE" w14:textId="77777777" w:rsidR="00E54D50" w:rsidRDefault="00353444">
      <w:pPr>
        <w:pStyle w:val="01-"/>
        <w:ind w:firstLine="480"/>
        <w:rPr>
          <w:rFonts w:ascii="宋体" w:hAnsi="宋体"/>
          <w:color w:val="000000"/>
        </w:rPr>
      </w:pPr>
      <w:r>
        <w:rPr>
          <w:rFonts w:ascii="宋体" w:hAnsi="宋体" w:cs="宋体"/>
          <w:color w:val="000000"/>
        </w:rPr>
        <w:t>process_matrix_excel函数处理支撑矩阵Excel文件的解析。函数接收文件路径和届数两个参数，使用pandas的read_excel函数读取Excel文件。根据预定的格式规则解析数据：第0行为毕业要求名称，第1行为毕业要求描述，第2行为指标点名称，第3行及以后为课程名称和支撑权重。解析过程如下：</w:t>
      </w:r>
    </w:p>
    <w:p w14:paraId="257BB0CE" w14:textId="77777777" w:rsidR="00E54D50" w:rsidRDefault="00353444">
      <w:pPr>
        <w:pStyle w:val="01-"/>
        <w:ind w:firstLine="480"/>
        <w:rPr>
          <w:rFonts w:ascii="宋体" w:hAnsi="宋体"/>
          <w:color w:val="000000"/>
        </w:rPr>
      </w:pPr>
      <w:r>
        <w:rPr>
          <w:rFonts w:ascii="宋体" w:hAnsi="宋体" w:cs="宋体"/>
          <w:color w:val="000000"/>
        </w:rPr>
        <w:t>首先，创建RequirementMatrix记录，存储矩阵名称、描述和届数信息。然后，</w:t>
      </w:r>
      <w:proofErr w:type="gramStart"/>
      <w:r>
        <w:rPr>
          <w:rFonts w:ascii="宋体" w:hAnsi="宋体" w:cs="宋体"/>
          <w:color w:val="000000"/>
        </w:rPr>
        <w:t>按列遍历</w:t>
      </w:r>
      <w:proofErr w:type="gramEnd"/>
      <w:r>
        <w:rPr>
          <w:rFonts w:ascii="宋体" w:hAnsi="宋体" w:cs="宋体"/>
          <w:color w:val="000000"/>
        </w:rPr>
        <w:t>数据（从第2列开始），每列代表一个毕业要求。对于每列，创建GraduationRequirement记录，关联到刚创建的矩阵。接着，在该列中按行遍历指标点数据，为每个指标点创建SubRequirement记录，关联到当前毕业要求，sub_req_id按"x.y"格式自动生成。</w:t>
      </w:r>
    </w:p>
    <w:p w14:paraId="153A88E9" w14:textId="77777777" w:rsidR="00E54D50" w:rsidRDefault="00353444">
      <w:pPr>
        <w:pStyle w:val="01-"/>
        <w:ind w:firstLine="480"/>
        <w:rPr>
          <w:rFonts w:ascii="宋体" w:hAnsi="宋体"/>
          <w:color w:val="000000"/>
        </w:rPr>
      </w:pPr>
      <w:r>
        <w:rPr>
          <w:rFonts w:ascii="宋体" w:hAnsi="宋体" w:cs="宋体"/>
          <w:color w:val="000000"/>
        </w:rPr>
        <w:lastRenderedPageBreak/>
        <w:t>对于课程数据，按行遍历（从第3行开始），每行代表一门课程。首先创建Course记录，关联到矩阵。然后，遍历该课程在各指标点列上的支撑权重值，对于非空的权重值，创建CourseSupportMatrix记录，关联对应的指标点和课程，存储权重值。</w:t>
      </w:r>
    </w:p>
    <w:p w14:paraId="01A2FD5C" w14:textId="77777777" w:rsidR="00E54D50" w:rsidRDefault="00353444">
      <w:pPr>
        <w:pStyle w:val="01-"/>
        <w:ind w:firstLine="480"/>
        <w:rPr>
          <w:rFonts w:ascii="宋体" w:hAnsi="宋体"/>
          <w:color w:val="000000"/>
        </w:rPr>
      </w:pPr>
      <w:r>
        <w:rPr>
          <w:rFonts w:ascii="宋体" w:hAnsi="宋体" w:cs="宋体"/>
          <w:color w:val="000000"/>
        </w:rPr>
        <w:t>process_scores_pdfs函数处理PDF成绩文件的解析。函数接收文件列表参数，遍历所有PDF文件，使用pdfplumber提取文本内容，通过正则表达式匹配学号、课程名称、实到人数和平均分。</w:t>
      </w:r>
      <w:proofErr w:type="gramStart"/>
      <w:r>
        <w:rPr>
          <w:rFonts w:ascii="宋体" w:hAnsi="宋体" w:cs="宋体"/>
          <w:color w:val="000000"/>
        </w:rPr>
        <w:t>采用双遍扫描</w:t>
      </w:r>
      <w:proofErr w:type="gramEnd"/>
      <w:r>
        <w:rPr>
          <w:rFonts w:ascii="宋体" w:hAnsi="宋体" w:cs="宋体"/>
          <w:color w:val="000000"/>
        </w:rPr>
        <w:t>策略：第一遍收集所有学号用于判断届数，第二遍提取成绩信息。按（届数，课程名）分组计算加权平均分，更新对应课程的达成度值。</w:t>
      </w:r>
    </w:p>
    <w:p w14:paraId="64DE5410" w14:textId="77777777" w:rsidR="00E54D50" w:rsidRDefault="00353444">
      <w:pPr>
        <w:pStyle w:val="01-"/>
        <w:ind w:firstLine="480"/>
        <w:rPr>
          <w:rFonts w:ascii="宋体" w:hAnsi="宋体"/>
          <w:color w:val="000000"/>
        </w:rPr>
      </w:pPr>
      <w:r>
        <w:rPr>
          <w:rFonts w:ascii="宋体" w:hAnsi="宋体" w:cs="宋体"/>
          <w:color w:val="000000"/>
        </w:rPr>
        <w:t>process_scores_excel函数处理Excel成绩文件的解析。函数接收文件列表参数，遍历所有文件和工作表，识别"总评价表"和"抽样表"。从总评价表提取课程名和指标点达成度，按照公式计算课程成绩；从抽样表提取学号用于判断届数。最后更新对应课程的达成度值。</w:t>
      </w:r>
    </w:p>
    <w:p w14:paraId="404BD902" w14:textId="77777777" w:rsidR="00E54D50" w:rsidRDefault="00353444">
      <w:pPr>
        <w:pStyle w:val="01-"/>
        <w:ind w:firstLine="480"/>
      </w:pPr>
      <w:r>
        <w:rPr>
          <w:rFonts w:ascii="宋体" w:hAnsi="宋体" w:cs="宋体"/>
          <w:color w:val="000000"/>
        </w:rPr>
        <w:t>文件处理服务通过异常处理机制保证鲁棒性，对于格式不正确的文件给予明确的错误提示，避免程序崩溃。</w:t>
      </w:r>
    </w:p>
    <w:p w14:paraId="38D0F5F2" w14:textId="77777777" w:rsidR="00E54D50" w:rsidRDefault="00353444">
      <w:pPr>
        <w:pStyle w:val="04-"/>
        <w:spacing w:before="156"/>
      </w:pPr>
      <w:bookmarkStart w:id="78" w:name="_Toc25919"/>
      <w:r>
        <w:rPr>
          <w:rFonts w:hAnsi="黑体" w:cs="黑体"/>
          <w:color w:val="000000"/>
        </w:rPr>
        <w:t>4.2.4 达成度计算服务实现</w:t>
      </w:r>
      <w:bookmarkEnd w:id="78"/>
    </w:p>
    <w:p w14:paraId="4378250C" w14:textId="77777777" w:rsidR="00E54D50" w:rsidRDefault="00353444">
      <w:pPr>
        <w:pStyle w:val="01-"/>
        <w:ind w:firstLine="480"/>
      </w:pPr>
      <w:r>
        <w:rPr>
          <w:rFonts w:ascii="宋体" w:hAnsi="宋体" w:cs="宋体"/>
          <w:color w:val="000000"/>
        </w:rPr>
        <w:t>达成度计算服务在grad_app/services/calculator.py中实现，提供三级达成度计算功能。calculate_achievements函数是达成度计算的核心函数，接收届数参数，执行完整的三级计算流程。get_achievement_result函数查询达成度计算结果，以嵌套的JSON格式返回完整数据，包括矩阵名称、毕业要求列表（</w:t>
      </w:r>
      <w:proofErr w:type="gramStart"/>
      <w:r>
        <w:rPr>
          <w:rFonts w:ascii="宋体" w:hAnsi="宋体" w:cs="宋体"/>
          <w:color w:val="000000"/>
        </w:rPr>
        <w:t>含指标点</w:t>
      </w:r>
      <w:proofErr w:type="gramEnd"/>
      <w:r>
        <w:rPr>
          <w:rFonts w:ascii="宋体" w:hAnsi="宋体" w:cs="宋体"/>
          <w:color w:val="000000"/>
        </w:rPr>
        <w:t>详情和计算结果）和课程列表（</w:t>
      </w:r>
      <w:proofErr w:type="gramStart"/>
      <w:r>
        <w:rPr>
          <w:rFonts w:ascii="宋体" w:hAnsi="宋体" w:cs="宋体"/>
          <w:color w:val="000000"/>
        </w:rPr>
        <w:t>含达成度</w:t>
      </w:r>
      <w:proofErr w:type="gramEnd"/>
      <w:r>
        <w:rPr>
          <w:rFonts w:ascii="宋体" w:hAnsi="宋体" w:cs="宋体"/>
          <w:color w:val="000000"/>
        </w:rPr>
        <w:t>值和支撑关系）。计算服务充分利用Django ORM的关联查询功能，通过select_related和prefetch_related优化查询性能，减少数据库访问次数。对于大数据量的计算场景，算法的时间复杂</w:t>
      </w:r>
      <w:proofErr w:type="gramStart"/>
      <w:r>
        <w:rPr>
          <w:rFonts w:ascii="宋体" w:hAnsi="宋体" w:cs="宋体"/>
          <w:color w:val="000000"/>
        </w:rPr>
        <w:t>度保持</w:t>
      </w:r>
      <w:proofErr w:type="gramEnd"/>
      <w:r>
        <w:rPr>
          <w:rFonts w:ascii="宋体" w:hAnsi="宋体" w:cs="宋体"/>
          <w:color w:val="000000"/>
        </w:rPr>
        <w:t>在合理范围内。</w:t>
      </w:r>
    </w:p>
    <w:p w14:paraId="733218EB" w14:textId="77777777" w:rsidR="00E54D50" w:rsidRDefault="00353444">
      <w:pPr>
        <w:pStyle w:val="03-"/>
        <w:spacing w:before="156"/>
      </w:pPr>
      <w:bookmarkStart w:id="79" w:name="_Toc22459"/>
      <w:r>
        <w:rPr>
          <w:rFonts w:hAnsi="黑体" w:cs="黑体"/>
          <w:color w:val="000000"/>
        </w:rPr>
        <w:t>4.3 前端实现</w:t>
      </w:r>
      <w:bookmarkEnd w:id="79"/>
    </w:p>
    <w:p w14:paraId="63F2EE39" w14:textId="77777777" w:rsidR="00E54D50" w:rsidRDefault="00353444">
      <w:pPr>
        <w:pStyle w:val="01-"/>
        <w:ind w:firstLine="480"/>
      </w:pPr>
      <w:r>
        <w:rPr>
          <w:rFonts w:ascii="宋体" w:hAnsi="宋体" w:cs="宋体"/>
          <w:color w:val="000000"/>
        </w:rPr>
        <w:t>前端实现负责用户界面的构建和用户交互的处理，基于Vue.js 3和Element Plus框架开发。本节详细描述各功能模块的前端实现方案。</w:t>
      </w:r>
    </w:p>
    <w:p w14:paraId="79A9EE79" w14:textId="77777777" w:rsidR="00E54D50" w:rsidRDefault="00353444">
      <w:pPr>
        <w:pStyle w:val="04-"/>
        <w:spacing w:before="156"/>
      </w:pPr>
      <w:bookmarkStart w:id="80" w:name="_Toc25503"/>
      <w:r>
        <w:rPr>
          <w:rFonts w:hAnsi="黑体" w:cs="黑体"/>
          <w:color w:val="000000"/>
        </w:rPr>
        <w:t>4.3.1 登录模块实现</w:t>
      </w:r>
      <w:bookmarkEnd w:id="80"/>
    </w:p>
    <w:p w14:paraId="072E9C22" w14:textId="77777777" w:rsidR="00E54D50" w:rsidRDefault="00353444">
      <w:pPr>
        <w:pStyle w:val="01-"/>
        <w:ind w:firstLine="480"/>
        <w:rPr>
          <w:rFonts w:ascii="宋体" w:hAnsi="宋体"/>
          <w:color w:val="000000"/>
        </w:rPr>
      </w:pPr>
      <w:r>
        <w:rPr>
          <w:rFonts w:ascii="宋体" w:hAnsi="宋体" w:cs="宋体"/>
          <w:color w:val="000000"/>
        </w:rPr>
        <w:lastRenderedPageBreak/>
        <w:t>登录模块是系统的入口，负责用户的身份验证。登录界面采用居中卡片式布局，包含用户名输入框、密码输入框和登录按钮。界面设计简洁大方，背景采用渐变色提升视觉效果。</w:t>
      </w:r>
    </w:p>
    <w:p w14:paraId="222887B7" w14:textId="77777777" w:rsidR="00E54D50" w:rsidRDefault="00353444">
      <w:pPr>
        <w:pStyle w:val="01-"/>
        <w:ind w:firstLine="480"/>
      </w:pPr>
      <w:r>
        <w:rPr>
          <w:rFonts w:ascii="宋体" w:hAnsi="宋体" w:cs="宋体"/>
          <w:color w:val="000000"/>
        </w:rPr>
        <w:t>登录功能基于axios发送POST请求到/api/auth/login/接口，提交用户名和密码。根据返回结果进行处理：登录成功则保存登录状态到localStorage，跳转到主界面；登录失败则显示错误提示信息。登录状态通过Vue的响应式系统管理，登录成功后设置全局的认证状态，后续请求自动携带Session Cookie。系统提供登出功能，清除登录状态并返回登录页面。登录模块还实现了表单验证功能，对用户输入进行前端校验，确保用户名和密码不为空。</w:t>
      </w:r>
    </w:p>
    <w:p w14:paraId="07EB3646" w14:textId="77777777" w:rsidR="00E54D50" w:rsidRDefault="00E54D50">
      <w:pPr>
        <w:pStyle w:val="28-"/>
      </w:pPr>
    </w:p>
    <w:p w14:paraId="658DD725" w14:textId="77777777" w:rsidR="00E54D50" w:rsidRDefault="00353444">
      <w:pPr>
        <w:pStyle w:val="28-"/>
        <w:jc w:val="center"/>
      </w:pPr>
      <w:r>
        <w:rPr>
          <w:noProof/>
        </w:rPr>
        <w:drawing>
          <wp:inline distT="0" distB="0" distL="114300" distR="114300" wp14:anchorId="03A650DC" wp14:editId="1E78BA6D">
            <wp:extent cx="5530850" cy="3007995"/>
            <wp:effectExtent l="0" t="0" r="1270" b="95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4"/>
                    <a:stretch>
                      <a:fillRect/>
                    </a:stretch>
                  </pic:blipFill>
                  <pic:spPr>
                    <a:xfrm>
                      <a:off x="0" y="0"/>
                      <a:ext cx="5530850" cy="3007995"/>
                    </a:xfrm>
                    <a:prstGeom prst="rect">
                      <a:avLst/>
                    </a:prstGeom>
                    <a:noFill/>
                    <a:ln>
                      <a:noFill/>
                    </a:ln>
                  </pic:spPr>
                </pic:pic>
              </a:graphicData>
            </a:graphic>
          </wp:inline>
        </w:drawing>
      </w:r>
    </w:p>
    <w:p w14:paraId="0D839DBB" w14:textId="77777777" w:rsidR="00E54D50" w:rsidRDefault="00353444">
      <w:pPr>
        <w:pStyle w:val="28-"/>
        <w:spacing w:line="263" w:lineRule="auto"/>
        <w:jc w:val="center"/>
      </w:pPr>
      <w:r>
        <w:rPr>
          <w:rFonts w:ascii="宋体" w:hAnsi="宋体"/>
        </w:rPr>
        <w:t>图4-1 系统登录界面</w:t>
      </w:r>
    </w:p>
    <w:p w14:paraId="0D46C902" w14:textId="77777777" w:rsidR="00E54D50" w:rsidRDefault="00E54D50">
      <w:pPr>
        <w:pStyle w:val="28-"/>
      </w:pPr>
    </w:p>
    <w:p w14:paraId="6F99FC6F" w14:textId="77777777" w:rsidR="00E54D50" w:rsidRDefault="00353444">
      <w:pPr>
        <w:pStyle w:val="04-"/>
        <w:spacing w:before="156"/>
      </w:pPr>
      <w:bookmarkStart w:id="81" w:name="_Toc14166"/>
      <w:r>
        <w:rPr>
          <w:rFonts w:hAnsi="黑体" w:cs="黑体"/>
          <w:color w:val="000000"/>
        </w:rPr>
        <w:t>4.3.2 仪表盘实现</w:t>
      </w:r>
      <w:bookmarkEnd w:id="81"/>
    </w:p>
    <w:p w14:paraId="01761CB3" w14:textId="77777777" w:rsidR="00E54D50" w:rsidRDefault="00353444">
      <w:pPr>
        <w:pStyle w:val="01-"/>
        <w:ind w:firstLine="480"/>
        <w:rPr>
          <w:rFonts w:ascii="宋体" w:hAnsi="宋体"/>
          <w:color w:val="000000"/>
        </w:rPr>
      </w:pPr>
      <w:r>
        <w:rPr>
          <w:rFonts w:ascii="宋体" w:hAnsi="宋体" w:cs="宋体"/>
          <w:color w:val="000000"/>
        </w:rPr>
        <w:t>仪表盘是系统的核心展示页面，提供达成</w:t>
      </w:r>
      <w:proofErr w:type="gramStart"/>
      <w:r>
        <w:rPr>
          <w:rFonts w:ascii="宋体" w:hAnsi="宋体" w:cs="宋体"/>
          <w:color w:val="000000"/>
        </w:rPr>
        <w:t>度数据</w:t>
      </w:r>
      <w:proofErr w:type="gramEnd"/>
      <w:r>
        <w:rPr>
          <w:rFonts w:ascii="宋体" w:hAnsi="宋体" w:cs="宋体"/>
          <w:color w:val="000000"/>
        </w:rPr>
        <w:t>的可视化展示和快捷操作入口。</w:t>
      </w:r>
    </w:p>
    <w:p w14:paraId="2B37A192" w14:textId="77777777" w:rsidR="00E54D50" w:rsidRDefault="00353444">
      <w:pPr>
        <w:pStyle w:val="01-"/>
        <w:ind w:firstLine="480"/>
        <w:rPr>
          <w:rFonts w:ascii="宋体" w:hAnsi="宋体"/>
          <w:color w:val="000000"/>
        </w:rPr>
      </w:pPr>
      <w:r>
        <w:rPr>
          <w:rFonts w:ascii="宋体" w:hAnsi="宋体" w:cs="宋体"/>
          <w:color w:val="000000"/>
        </w:rPr>
        <w:t>页面顶部为统计卡片区域，使用Element Plus的el-card组件展示四个关键指标：毕业要求数量、指标点数量、课程数量和平均达成度。每个卡片采用不同的图标和颜色，增强视觉效果。统计数据通过调用API获取，使用Vue的ref和computed实现响应式更新。</w:t>
      </w:r>
    </w:p>
    <w:p w14:paraId="103E2DC4" w14:textId="77777777" w:rsidR="00E54D50" w:rsidRDefault="00353444">
      <w:pPr>
        <w:pStyle w:val="01-"/>
        <w:ind w:firstLine="480"/>
        <w:rPr>
          <w:rFonts w:ascii="宋体" w:hAnsi="宋体"/>
          <w:color w:val="000000"/>
        </w:rPr>
      </w:pPr>
      <w:r>
        <w:rPr>
          <w:rFonts w:ascii="宋体" w:hAnsi="宋体" w:cs="宋体"/>
          <w:color w:val="000000"/>
        </w:rPr>
        <w:lastRenderedPageBreak/>
        <w:t>页面中部为图表展示区域，采用两列布局。左侧为指标点达成度条形图，使用ECharts的bar图表类型，X轴为指标点名称，Y轴为达成度值，不同达成度范围使用不同颜色标识（低于0.6为红色，0.6-0.8为黄色，高于0.8为绿色），便于快速识别薄弱环节。右侧为毕业要求达成度饼图，使用ECharts的pie图表类型，展示</w:t>
      </w:r>
      <w:proofErr w:type="gramStart"/>
      <w:r>
        <w:rPr>
          <w:rFonts w:ascii="宋体" w:hAnsi="宋体" w:cs="宋体"/>
          <w:color w:val="000000"/>
        </w:rPr>
        <w:t>各毕业</w:t>
      </w:r>
      <w:proofErr w:type="gramEnd"/>
      <w:r>
        <w:rPr>
          <w:rFonts w:ascii="宋体" w:hAnsi="宋体" w:cs="宋体"/>
          <w:color w:val="000000"/>
        </w:rPr>
        <w:t>要求的达成度占比。</w:t>
      </w:r>
    </w:p>
    <w:p w14:paraId="3C6E815F" w14:textId="77777777" w:rsidR="00E54D50" w:rsidRDefault="00353444">
      <w:pPr>
        <w:pStyle w:val="01-"/>
        <w:ind w:firstLine="480"/>
        <w:rPr>
          <w:rFonts w:ascii="宋体" w:hAnsi="宋体"/>
          <w:color w:val="000000"/>
        </w:rPr>
      </w:pPr>
      <w:r>
        <w:rPr>
          <w:rFonts w:ascii="宋体" w:hAnsi="宋体" w:cs="宋体"/>
          <w:color w:val="000000"/>
        </w:rPr>
        <w:t>页面下部为课程达成度分布图和指标点综合分析雷达图。课程达成度分布图使用scatter类型，展示各门课程的达成度分布情况。雷达图展示各指标点的达成度对比，便于从多维</w:t>
      </w:r>
      <w:proofErr w:type="gramStart"/>
      <w:r>
        <w:rPr>
          <w:rFonts w:ascii="宋体" w:hAnsi="宋体" w:cs="宋体"/>
          <w:color w:val="000000"/>
        </w:rPr>
        <w:t>度分析</w:t>
      </w:r>
      <w:proofErr w:type="gramEnd"/>
      <w:r>
        <w:rPr>
          <w:rFonts w:ascii="宋体" w:hAnsi="宋体" w:cs="宋体"/>
          <w:color w:val="000000"/>
        </w:rPr>
        <w:t>达成情况。</w:t>
      </w:r>
    </w:p>
    <w:p w14:paraId="7665EE71" w14:textId="77777777" w:rsidR="00E54D50" w:rsidRDefault="00353444">
      <w:pPr>
        <w:pStyle w:val="01-"/>
        <w:ind w:firstLine="480"/>
      </w:pPr>
      <w:r>
        <w:rPr>
          <w:rFonts w:ascii="宋体" w:hAnsi="宋体" w:cs="宋体"/>
          <w:color w:val="000000"/>
        </w:rPr>
        <w:t>图表组件封装为独立的Vue组件，通过props接收数据，通过ECharts的setOption方法更新图表。组件内部处理了图表的初始化、窗口resize自适应和销毁等生命周期管理。仪表盘还提供了快捷操作按钮，包括上传支撑矩阵、上传课程成绩、计算达成度等，点击后弹出对应的对话框进行操作。</w:t>
      </w:r>
    </w:p>
    <w:p w14:paraId="3F794DCD" w14:textId="77777777" w:rsidR="00E54D50" w:rsidRDefault="00E54D50">
      <w:pPr>
        <w:pStyle w:val="28-"/>
      </w:pPr>
    </w:p>
    <w:p w14:paraId="2BAA88EA" w14:textId="77777777" w:rsidR="00E54D50" w:rsidRDefault="00353444">
      <w:pPr>
        <w:pStyle w:val="28-"/>
        <w:jc w:val="center"/>
      </w:pPr>
      <w:r>
        <w:rPr>
          <w:noProof/>
        </w:rPr>
        <w:lastRenderedPageBreak/>
        <w:drawing>
          <wp:inline distT="0" distB="0" distL="114300" distR="114300" wp14:anchorId="1894AB69" wp14:editId="1A809D62">
            <wp:extent cx="5534660" cy="6705600"/>
            <wp:effectExtent l="0" t="0" r="12700" b="0"/>
            <wp:docPr id="17" name="图片 17" descr="屏幕截图_7-5-2026_181412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_7-5-2026_181412_localhost"/>
                    <pic:cNvPicPr>
                      <a:picLocks noChangeAspect="1"/>
                    </pic:cNvPicPr>
                  </pic:nvPicPr>
                  <pic:blipFill>
                    <a:blip r:embed="rId25"/>
                    <a:stretch>
                      <a:fillRect/>
                    </a:stretch>
                  </pic:blipFill>
                  <pic:spPr>
                    <a:xfrm>
                      <a:off x="0" y="0"/>
                      <a:ext cx="5534660" cy="6705600"/>
                    </a:xfrm>
                    <a:prstGeom prst="rect">
                      <a:avLst/>
                    </a:prstGeom>
                  </pic:spPr>
                </pic:pic>
              </a:graphicData>
            </a:graphic>
          </wp:inline>
        </w:drawing>
      </w:r>
    </w:p>
    <w:p w14:paraId="485351DF" w14:textId="77777777" w:rsidR="00E54D50" w:rsidRDefault="00353444">
      <w:pPr>
        <w:pStyle w:val="28-"/>
        <w:spacing w:line="263" w:lineRule="auto"/>
        <w:jc w:val="center"/>
      </w:pPr>
      <w:r>
        <w:rPr>
          <w:rFonts w:ascii="宋体" w:hAnsi="宋体"/>
        </w:rPr>
        <w:t>图4-2 系统仪表盘界面</w:t>
      </w:r>
    </w:p>
    <w:p w14:paraId="3F78C22F" w14:textId="77777777" w:rsidR="00E54D50" w:rsidRDefault="00E54D50">
      <w:pPr>
        <w:pStyle w:val="28-"/>
      </w:pPr>
    </w:p>
    <w:p w14:paraId="16BE6DAD" w14:textId="77777777" w:rsidR="00E54D50" w:rsidRDefault="00353444">
      <w:pPr>
        <w:pStyle w:val="04-"/>
        <w:spacing w:before="156"/>
      </w:pPr>
      <w:bookmarkStart w:id="82" w:name="_Toc12729"/>
      <w:r>
        <w:rPr>
          <w:rFonts w:hAnsi="黑体" w:cs="黑体"/>
          <w:color w:val="000000"/>
        </w:rPr>
        <w:t>4.3.3 课程管理实现</w:t>
      </w:r>
      <w:bookmarkEnd w:id="82"/>
    </w:p>
    <w:p w14:paraId="22824F34" w14:textId="77777777" w:rsidR="00E54D50" w:rsidRDefault="00353444">
      <w:pPr>
        <w:pStyle w:val="01-"/>
        <w:ind w:firstLine="480"/>
        <w:rPr>
          <w:rFonts w:ascii="宋体" w:hAnsi="宋体"/>
          <w:color w:val="000000"/>
        </w:rPr>
      </w:pPr>
      <w:r>
        <w:rPr>
          <w:rFonts w:ascii="宋体" w:hAnsi="宋体" w:cs="宋体"/>
          <w:color w:val="000000"/>
        </w:rPr>
        <w:t>课程管理页面提供课程列表的展示、查询和达成度编辑功能。</w:t>
      </w:r>
    </w:p>
    <w:p w14:paraId="7C25510F" w14:textId="77777777" w:rsidR="00E54D50" w:rsidRDefault="00353444">
      <w:pPr>
        <w:pStyle w:val="01-"/>
        <w:ind w:firstLine="480"/>
        <w:rPr>
          <w:rFonts w:ascii="宋体" w:hAnsi="宋体"/>
          <w:color w:val="000000"/>
        </w:rPr>
      </w:pPr>
      <w:r>
        <w:rPr>
          <w:rFonts w:ascii="宋体" w:hAnsi="宋体" w:cs="宋体"/>
          <w:color w:val="000000"/>
        </w:rPr>
        <w:t>页面顶部为搜索和操作区域，提供按课程名称搜索的功能，以及上</w:t>
      </w:r>
      <w:proofErr w:type="gramStart"/>
      <w:r>
        <w:rPr>
          <w:rFonts w:ascii="宋体" w:hAnsi="宋体" w:cs="宋体"/>
          <w:color w:val="000000"/>
        </w:rPr>
        <w:t>传成绩</w:t>
      </w:r>
      <w:proofErr w:type="gramEnd"/>
      <w:r>
        <w:rPr>
          <w:rFonts w:ascii="宋体" w:hAnsi="宋体" w:cs="宋体"/>
          <w:color w:val="000000"/>
        </w:rPr>
        <w:t>文件的按钮。搜索功能基于Element Plus的el-input组件，支持实时搜索。</w:t>
      </w:r>
    </w:p>
    <w:p w14:paraId="3EA39E1E" w14:textId="77777777" w:rsidR="00E54D50" w:rsidRDefault="00353444">
      <w:pPr>
        <w:pStyle w:val="01-"/>
        <w:ind w:firstLine="480"/>
        <w:rPr>
          <w:rFonts w:ascii="宋体" w:hAnsi="宋体"/>
          <w:color w:val="000000"/>
        </w:rPr>
      </w:pPr>
      <w:r>
        <w:rPr>
          <w:rFonts w:ascii="宋体" w:hAnsi="宋体" w:cs="宋体"/>
          <w:color w:val="000000"/>
        </w:rPr>
        <w:lastRenderedPageBreak/>
        <w:t>页面主体为课程列表表格，使用Element Plus的el-table组件展示课程数据。表格列包括课程名称、达成度值、操作等。达成度</w:t>
      </w:r>
      <w:proofErr w:type="gramStart"/>
      <w:r>
        <w:rPr>
          <w:rFonts w:ascii="宋体" w:hAnsi="宋体" w:cs="宋体"/>
          <w:color w:val="000000"/>
        </w:rPr>
        <w:t>值通过</w:t>
      </w:r>
      <w:proofErr w:type="gramEnd"/>
      <w:r>
        <w:rPr>
          <w:rFonts w:ascii="宋体" w:hAnsi="宋体" w:cs="宋体"/>
          <w:color w:val="000000"/>
        </w:rPr>
        <w:t>自定义模板渲染，使用进度条组件直观展示达成度大小，并根据达成度范围显示不同的颜色。</w:t>
      </w:r>
    </w:p>
    <w:p w14:paraId="25F5AD82" w14:textId="77777777" w:rsidR="00E54D50" w:rsidRDefault="00353444">
      <w:pPr>
        <w:pStyle w:val="01-"/>
        <w:ind w:firstLine="480"/>
        <w:rPr>
          <w:rFonts w:ascii="宋体" w:hAnsi="宋体"/>
          <w:color w:val="000000"/>
        </w:rPr>
      </w:pPr>
      <w:r>
        <w:rPr>
          <w:rFonts w:ascii="宋体" w:hAnsi="宋体" w:cs="宋体"/>
          <w:color w:val="000000"/>
        </w:rPr>
        <w:t>编辑功能通过点击操作列的"编辑"按钮触发，弹出编辑对话框。对话框中包含达成度值的输入框，用户输入新的达成度值后，调用update_course_achievement API更新数据。更新成功后，刷新课程列表并显示成功提示。</w:t>
      </w:r>
    </w:p>
    <w:p w14:paraId="5D0E0813" w14:textId="77777777" w:rsidR="00E54D50" w:rsidRDefault="00353444">
      <w:pPr>
        <w:pStyle w:val="01-"/>
        <w:ind w:firstLine="480"/>
      </w:pPr>
      <w:r>
        <w:rPr>
          <w:rFonts w:ascii="宋体" w:hAnsi="宋体" w:cs="宋体"/>
          <w:color w:val="000000"/>
        </w:rPr>
        <w:t>课程管理页面实现了分页功能，对于课程数量较多的情况，使用el-pagination组件进行分页展示，提升页面加载性能。</w:t>
      </w:r>
    </w:p>
    <w:p w14:paraId="7E58B56A" w14:textId="77777777" w:rsidR="00E54D50" w:rsidRDefault="00E54D50">
      <w:pPr>
        <w:pStyle w:val="28-"/>
      </w:pPr>
    </w:p>
    <w:p w14:paraId="2C348EA8" w14:textId="77777777" w:rsidR="00E54D50" w:rsidRDefault="00353444">
      <w:pPr>
        <w:pStyle w:val="28-"/>
        <w:jc w:val="center"/>
      </w:pPr>
      <w:r>
        <w:rPr>
          <w:noProof/>
        </w:rPr>
        <w:drawing>
          <wp:inline distT="0" distB="0" distL="114300" distR="114300" wp14:anchorId="532281F5" wp14:editId="6DE0672C">
            <wp:extent cx="5534660" cy="3870960"/>
            <wp:effectExtent l="0" t="0" r="12700" b="0"/>
            <wp:docPr id="18" name="图片 18" descr="屏幕截图_7-5-2026_181513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_7-5-2026_181513_localhost"/>
                    <pic:cNvPicPr>
                      <a:picLocks noChangeAspect="1"/>
                    </pic:cNvPicPr>
                  </pic:nvPicPr>
                  <pic:blipFill>
                    <a:blip r:embed="rId26"/>
                    <a:stretch>
                      <a:fillRect/>
                    </a:stretch>
                  </pic:blipFill>
                  <pic:spPr>
                    <a:xfrm>
                      <a:off x="0" y="0"/>
                      <a:ext cx="5534660" cy="3870960"/>
                    </a:xfrm>
                    <a:prstGeom prst="rect">
                      <a:avLst/>
                    </a:prstGeom>
                  </pic:spPr>
                </pic:pic>
              </a:graphicData>
            </a:graphic>
          </wp:inline>
        </w:drawing>
      </w:r>
    </w:p>
    <w:p w14:paraId="77519347" w14:textId="77777777" w:rsidR="00E54D50" w:rsidRDefault="00353444">
      <w:pPr>
        <w:pStyle w:val="28-"/>
        <w:spacing w:line="263" w:lineRule="auto"/>
        <w:jc w:val="center"/>
      </w:pPr>
      <w:r>
        <w:rPr>
          <w:rFonts w:ascii="宋体" w:hAnsi="宋体"/>
        </w:rPr>
        <w:t>图4-3 课程管理界面</w:t>
      </w:r>
    </w:p>
    <w:p w14:paraId="0F8BF93E" w14:textId="77777777" w:rsidR="00E54D50" w:rsidRDefault="00E54D50">
      <w:pPr>
        <w:pStyle w:val="28-"/>
      </w:pPr>
    </w:p>
    <w:p w14:paraId="07E5691D" w14:textId="77777777" w:rsidR="00E54D50" w:rsidRDefault="00353444">
      <w:pPr>
        <w:pStyle w:val="04-"/>
        <w:spacing w:before="156"/>
      </w:pPr>
      <w:bookmarkStart w:id="83" w:name="_Toc3819"/>
      <w:r>
        <w:rPr>
          <w:rFonts w:hAnsi="黑体" w:cs="黑体"/>
          <w:color w:val="000000"/>
        </w:rPr>
        <w:t>4.3.4 指标点管理实现</w:t>
      </w:r>
      <w:bookmarkEnd w:id="83"/>
    </w:p>
    <w:p w14:paraId="06FE29BF" w14:textId="77777777" w:rsidR="00E54D50" w:rsidRDefault="00353444">
      <w:pPr>
        <w:pStyle w:val="01-"/>
        <w:ind w:firstLine="480"/>
        <w:rPr>
          <w:rFonts w:ascii="宋体" w:hAnsi="宋体"/>
          <w:color w:val="000000"/>
        </w:rPr>
      </w:pPr>
      <w:r>
        <w:rPr>
          <w:rFonts w:ascii="宋体" w:hAnsi="宋体" w:cs="宋体"/>
          <w:color w:val="000000"/>
        </w:rPr>
        <w:t>指标点管理页面提供指标点列表的展示、达成度查看和支撑关系展示功能。</w:t>
      </w:r>
    </w:p>
    <w:p w14:paraId="5F943E4E" w14:textId="77777777" w:rsidR="00E54D50" w:rsidRDefault="00353444">
      <w:pPr>
        <w:pStyle w:val="01-"/>
        <w:ind w:firstLine="480"/>
        <w:rPr>
          <w:rFonts w:ascii="宋体" w:hAnsi="宋体"/>
          <w:color w:val="000000"/>
        </w:rPr>
      </w:pPr>
      <w:r>
        <w:rPr>
          <w:rFonts w:ascii="宋体" w:hAnsi="宋体" w:cs="宋体"/>
          <w:color w:val="000000"/>
        </w:rPr>
        <w:t>页面采用树形结构展示毕业要求、指标点和支撑课程的层级关系。顶层为毕业要求节点，展开后显示该毕业要求下的所有指标点，再展开指标点显示支撑该指标点的所有课程及其权重。每个指标点节点显示指标点名称和达成度值，达成度</w:t>
      </w:r>
      <w:proofErr w:type="gramStart"/>
      <w:r>
        <w:rPr>
          <w:rFonts w:ascii="宋体" w:hAnsi="宋体" w:cs="宋体"/>
          <w:color w:val="000000"/>
        </w:rPr>
        <w:t>值通过</w:t>
      </w:r>
      <w:proofErr w:type="gramEnd"/>
      <w:r>
        <w:rPr>
          <w:rFonts w:ascii="宋体" w:hAnsi="宋体" w:cs="宋体"/>
          <w:color w:val="000000"/>
        </w:rPr>
        <w:t>颜色</w:t>
      </w:r>
      <w:r>
        <w:rPr>
          <w:rFonts w:ascii="宋体" w:hAnsi="宋体" w:cs="宋体"/>
          <w:color w:val="000000"/>
        </w:rPr>
        <w:lastRenderedPageBreak/>
        <w:t>标签组件展示，直观反映达成情况。点击指标点节点可以查看该指标点的详细达成</w:t>
      </w:r>
      <w:proofErr w:type="gramStart"/>
      <w:r>
        <w:rPr>
          <w:rFonts w:ascii="宋体" w:hAnsi="宋体" w:cs="宋体"/>
          <w:color w:val="000000"/>
        </w:rPr>
        <w:t>度信息</w:t>
      </w:r>
      <w:proofErr w:type="gramEnd"/>
      <w:r>
        <w:rPr>
          <w:rFonts w:ascii="宋体" w:hAnsi="宋体" w:cs="宋体"/>
          <w:color w:val="000000"/>
        </w:rPr>
        <w:t>和各支撑课程的贡献情况。</w:t>
      </w:r>
    </w:p>
    <w:p w14:paraId="55271FD6" w14:textId="77777777" w:rsidR="00E54D50" w:rsidRDefault="00353444">
      <w:pPr>
        <w:pStyle w:val="01-"/>
        <w:ind w:firstLine="480"/>
      </w:pPr>
      <w:r>
        <w:rPr>
          <w:rFonts w:ascii="宋体" w:hAnsi="宋体" w:cs="宋体"/>
          <w:color w:val="000000"/>
        </w:rPr>
        <w:t>页面还提供达成度分布分析功能，通过柱状图展示各指标点的达成度对比，帮助用户快速识别达成度较低的指标点，为教学改进提供方向。标点管理页面的数据通过递归组件实现层级展示，组件通过props接收树形数据，递归渲染子节点。这种设计保证了层级结构的清晰展示和良好的扩展性。</w:t>
      </w:r>
    </w:p>
    <w:p w14:paraId="58FD24FD" w14:textId="77777777" w:rsidR="00E54D50" w:rsidRDefault="00353444">
      <w:pPr>
        <w:pStyle w:val="03-"/>
        <w:spacing w:before="156"/>
      </w:pPr>
      <w:bookmarkStart w:id="84" w:name="_Toc19311"/>
      <w:r>
        <w:rPr>
          <w:rFonts w:hAnsi="黑体" w:cs="黑体"/>
          <w:color w:val="000000"/>
        </w:rPr>
        <w:t>4.4 关键代码说明</w:t>
      </w:r>
      <w:bookmarkEnd w:id="84"/>
    </w:p>
    <w:p w14:paraId="0280EC5C" w14:textId="77777777" w:rsidR="00E54D50" w:rsidRDefault="00353444">
      <w:pPr>
        <w:pStyle w:val="01-"/>
        <w:ind w:firstLine="480"/>
      </w:pPr>
      <w:r>
        <w:rPr>
          <w:rFonts w:ascii="宋体" w:hAnsi="宋体" w:cs="宋体"/>
          <w:color w:val="000000"/>
        </w:rPr>
        <w:t>本节对系统中的关键代码进行说明，帮助理解系统的核心实现逻辑。</w:t>
      </w:r>
    </w:p>
    <w:p w14:paraId="26F82EDC" w14:textId="77777777" w:rsidR="00E54D50" w:rsidRDefault="00353444">
      <w:pPr>
        <w:pStyle w:val="04-"/>
        <w:spacing w:before="156"/>
      </w:pPr>
      <w:bookmarkStart w:id="85" w:name="_Toc11781"/>
      <w:r>
        <w:rPr>
          <w:rFonts w:hAnsi="黑体" w:cs="黑体"/>
          <w:color w:val="000000"/>
        </w:rPr>
        <w:t>4.4.1 PDF解析关键代码</w:t>
      </w:r>
      <w:bookmarkEnd w:id="85"/>
    </w:p>
    <w:p w14:paraId="1A2A7290" w14:textId="77777777" w:rsidR="00E54D50" w:rsidRDefault="00353444">
      <w:pPr>
        <w:pStyle w:val="01-"/>
        <w:ind w:firstLine="480"/>
        <w:rPr>
          <w:rFonts w:ascii="宋体" w:hAnsi="宋体"/>
          <w:color w:val="000000"/>
        </w:rPr>
      </w:pPr>
      <w:r>
        <w:rPr>
          <w:rFonts w:ascii="宋体" w:hAnsi="宋体" w:cs="宋体"/>
          <w:color w:val="000000"/>
        </w:rPr>
        <w:t>PDF解析是系统的关键技术点之一，以下对PDF解析的核心代码进行说明。</w:t>
      </w:r>
    </w:p>
    <w:p w14:paraId="6979B11D" w14:textId="77777777" w:rsidR="00E54D50" w:rsidRDefault="00353444">
      <w:pPr>
        <w:pStyle w:val="01-"/>
        <w:ind w:firstLine="480"/>
        <w:rPr>
          <w:rFonts w:ascii="宋体" w:hAnsi="宋体"/>
          <w:color w:val="000000"/>
        </w:rPr>
      </w:pPr>
      <w:r>
        <w:rPr>
          <w:rFonts w:ascii="宋体" w:hAnsi="宋体" w:cs="宋体"/>
          <w:color w:val="000000"/>
        </w:rPr>
        <w:t>PDF解析采用pdfplumber库提取文本内容，通过正则表达式匹配关键信息。处理流程为：首先使用pdfplumber.open打开PDF文件，遍历所有页面，使用page.extract_text()提取每页文本。然后，使用正则表达式匹配学号（r'1120\d{6}'）、课程名称（r'课程名称[:：]\s*(.*?)'）、实到人数（r'实到人数\s*(\d+)'）和平均分（r'平均分[:：]\s*(\d+\.?\d*)'）。</w:t>
      </w:r>
    </w:p>
    <w:p w14:paraId="7C8C8537" w14:textId="77777777" w:rsidR="00E54D50" w:rsidRDefault="00353444">
      <w:pPr>
        <w:pStyle w:val="01-"/>
        <w:ind w:firstLine="480"/>
        <w:rPr>
          <w:rFonts w:ascii="宋体" w:hAnsi="宋体"/>
          <w:color w:val="000000"/>
        </w:rPr>
      </w:pPr>
      <w:r>
        <w:rPr>
          <w:rFonts w:ascii="宋体" w:hAnsi="宋体" w:cs="宋体"/>
          <w:color w:val="000000"/>
        </w:rPr>
        <w:t>解析过程中</w:t>
      </w:r>
      <w:proofErr w:type="gramStart"/>
      <w:r>
        <w:rPr>
          <w:rFonts w:ascii="宋体" w:hAnsi="宋体" w:cs="宋体"/>
          <w:color w:val="000000"/>
        </w:rPr>
        <w:t>采用双遍扫描</w:t>
      </w:r>
      <w:proofErr w:type="gramEnd"/>
      <w:r>
        <w:rPr>
          <w:rFonts w:ascii="宋体" w:hAnsi="宋体" w:cs="宋体"/>
          <w:color w:val="000000"/>
        </w:rPr>
        <w:t>策略：第一遍收集所有学号，提取第5-6位判断届数，使用Counter统计各届频次，选择众数作为文件归属届数。第二遍提取课程名称和成绩信息，按（届数，课程名）分组，计算加权平均分，最后转换为0-1范围的达成度值。</w:t>
      </w:r>
    </w:p>
    <w:p w14:paraId="35DF8D76" w14:textId="77777777" w:rsidR="00E54D50" w:rsidRDefault="00353444">
      <w:pPr>
        <w:pStyle w:val="01-"/>
        <w:ind w:firstLine="480"/>
      </w:pPr>
      <w:r>
        <w:rPr>
          <w:rFonts w:ascii="宋体" w:hAnsi="宋体" w:cs="宋体"/>
          <w:color w:val="000000"/>
        </w:rPr>
        <w:t>PDF解析的挑战在于不同来源的PDF文件格式差异较大，包括文本布局、字段命名和排列方式的差异。系统采用灵活的正则匹配策略，通过多次尝试和错误处理机制，尽可能适应多种格式变体。对于无法识别的PDF文件，系统记录错误信息并给出明确的错误提示，指导用户检查和修正文件格式。</w:t>
      </w:r>
    </w:p>
    <w:p w14:paraId="5C42B2B8" w14:textId="77777777" w:rsidR="00E54D50" w:rsidRDefault="00353444">
      <w:pPr>
        <w:pStyle w:val="04-"/>
        <w:spacing w:before="156"/>
      </w:pPr>
      <w:bookmarkStart w:id="86" w:name="_Toc16530"/>
      <w:r>
        <w:rPr>
          <w:rFonts w:hAnsi="黑体" w:cs="黑体"/>
          <w:color w:val="000000"/>
        </w:rPr>
        <w:t>4.4.2 达成度计算关键代码</w:t>
      </w:r>
      <w:bookmarkEnd w:id="86"/>
    </w:p>
    <w:p w14:paraId="05CF284B" w14:textId="77777777" w:rsidR="00E54D50" w:rsidRDefault="00353444">
      <w:pPr>
        <w:pStyle w:val="01-"/>
        <w:ind w:firstLine="480"/>
        <w:rPr>
          <w:rFonts w:ascii="宋体" w:hAnsi="宋体"/>
          <w:color w:val="000000"/>
        </w:rPr>
      </w:pPr>
      <w:r>
        <w:rPr>
          <w:rFonts w:ascii="宋体" w:hAnsi="宋体" w:cs="宋体"/>
          <w:color w:val="000000"/>
        </w:rPr>
        <w:t>达成度计算是系统的核心算法，以下对计算逻辑的关键代码进行说明。</w:t>
      </w:r>
    </w:p>
    <w:p w14:paraId="77498ADA" w14:textId="77777777" w:rsidR="00E54D50" w:rsidRDefault="00353444">
      <w:pPr>
        <w:pStyle w:val="01-"/>
        <w:ind w:firstLine="480"/>
        <w:rPr>
          <w:rFonts w:ascii="宋体" w:hAnsi="宋体"/>
          <w:color w:val="000000"/>
        </w:rPr>
      </w:pPr>
      <w:r>
        <w:rPr>
          <w:rFonts w:ascii="宋体" w:hAnsi="宋体" w:cs="宋体"/>
          <w:color w:val="000000"/>
        </w:rPr>
        <w:t>计算流程从课程达成度开始，课程达成度在成绩上</w:t>
      </w:r>
      <w:proofErr w:type="gramStart"/>
      <w:r>
        <w:rPr>
          <w:rFonts w:ascii="宋体" w:hAnsi="宋体" w:cs="宋体"/>
          <w:color w:val="000000"/>
        </w:rPr>
        <w:t>传阶段</w:t>
      </w:r>
      <w:proofErr w:type="gramEnd"/>
      <w:r>
        <w:rPr>
          <w:rFonts w:ascii="宋体" w:hAnsi="宋体" w:cs="宋体"/>
          <w:color w:val="000000"/>
        </w:rPr>
        <w:t>已经计算并存储到Course模型的achievement字段中。指标点达成度的计算通过查询CourseSupportMatrix记录实现。对于每个指标点，获取其所有支撑课程的达成度值</w:t>
      </w:r>
      <w:r>
        <w:rPr>
          <w:rFonts w:ascii="宋体" w:hAnsi="宋体" w:cs="宋体"/>
          <w:color w:val="000000"/>
        </w:rPr>
        <w:lastRenderedPageBreak/>
        <w:t>和权重值，按照加权平均公式计算。代码逻辑如下：首先查询指标点的支撑关系记录，然后遍历每条记录，累加"课程达成度 × 权重"到加权总和，累加权重到权重总和，最后用加权总和除以权重总和得到指标点达成度。如果权重总和为0（即没有支撑课程），则指标点达成度设为0。毕业要求达成度的计算在指标点达成度完成后进行。对于每条毕业要求，查询其下所有指标点的达成度值，取算术平均得到毕业要求达成度。代码逻辑为：累加所有指标点的达成度值，除以指标点数量。如果指标点数量为0，</w:t>
      </w:r>
      <w:proofErr w:type="gramStart"/>
      <w:r>
        <w:rPr>
          <w:rFonts w:ascii="宋体" w:hAnsi="宋体" w:cs="宋体"/>
          <w:color w:val="000000"/>
        </w:rPr>
        <w:t>则毕业</w:t>
      </w:r>
      <w:proofErr w:type="gramEnd"/>
      <w:r>
        <w:rPr>
          <w:rFonts w:ascii="宋体" w:hAnsi="宋体" w:cs="宋体"/>
          <w:color w:val="000000"/>
        </w:rPr>
        <w:t>要求达成度设为0。</w:t>
      </w:r>
    </w:p>
    <w:p w14:paraId="5B60C395" w14:textId="77777777" w:rsidR="00E54D50" w:rsidRDefault="00353444">
      <w:pPr>
        <w:pStyle w:val="01-"/>
        <w:ind w:firstLine="480"/>
        <w:rPr>
          <w:rFonts w:ascii="宋体" w:hAnsi="宋体"/>
          <w:color w:val="000000"/>
        </w:rPr>
      </w:pPr>
      <w:r>
        <w:rPr>
          <w:rFonts w:ascii="宋体" w:hAnsi="宋体" w:cs="宋体"/>
          <w:color w:val="000000"/>
        </w:rPr>
        <w:t>计算结果通过Django ORM的get_or_create方法创建或更新CalculationResult记录，避免重复数据的产生。计算过程中，对于缺失达成度值的课程给予警告但继续计算，将该课程的达成度视为0参与后续计算，确保计算流程的完整性。</w:t>
      </w:r>
    </w:p>
    <w:p w14:paraId="2A3C04AB" w14:textId="77777777" w:rsidR="00E54D50" w:rsidRDefault="00353444">
      <w:pPr>
        <w:pStyle w:val="01-"/>
        <w:ind w:firstLine="480"/>
      </w:pPr>
      <w:r>
        <w:rPr>
          <w:rFonts w:ascii="宋体" w:hAnsi="宋体" w:cs="宋体"/>
          <w:color w:val="000000"/>
        </w:rPr>
        <w:t>达成度计算服务对外提供calculate_achievements函数，接收届数参数，执行完整的三级计算流程，返回计算结果字典。结果字典的结构为：{毕业要求名称: 达成度值, 指标点名称: 达成度值}，便于前端直接展示。</w:t>
      </w:r>
    </w:p>
    <w:p w14:paraId="5B8BF048" w14:textId="77777777" w:rsidR="00E54D50" w:rsidRDefault="00353444">
      <w:pPr>
        <w:pStyle w:val="04-"/>
        <w:spacing w:before="156"/>
      </w:pPr>
      <w:bookmarkStart w:id="87" w:name="_Toc4595"/>
      <w:r>
        <w:rPr>
          <w:rFonts w:hAnsi="黑体" w:cs="黑体"/>
          <w:color w:val="000000"/>
        </w:rPr>
        <w:t>4.4.3 数据可视化关键代码</w:t>
      </w:r>
      <w:bookmarkEnd w:id="87"/>
    </w:p>
    <w:p w14:paraId="228DE408" w14:textId="77777777" w:rsidR="00E54D50" w:rsidRDefault="00353444">
      <w:pPr>
        <w:pStyle w:val="01-"/>
        <w:ind w:firstLine="480"/>
        <w:rPr>
          <w:rFonts w:ascii="宋体" w:hAnsi="宋体"/>
          <w:color w:val="000000"/>
        </w:rPr>
      </w:pPr>
      <w:r>
        <w:rPr>
          <w:rFonts w:ascii="宋体" w:hAnsi="宋体" w:cs="宋体"/>
          <w:color w:val="000000"/>
        </w:rPr>
        <w:t>数据可视化基于ECharts实现，以下对关键可视化组件的代码进行说明。</w:t>
      </w:r>
    </w:p>
    <w:p w14:paraId="3871D3A2" w14:textId="77777777" w:rsidR="00E54D50" w:rsidRDefault="00353444">
      <w:pPr>
        <w:pStyle w:val="01-"/>
        <w:ind w:firstLine="480"/>
        <w:rPr>
          <w:rFonts w:ascii="宋体" w:hAnsi="宋体"/>
          <w:color w:val="000000"/>
        </w:rPr>
      </w:pPr>
      <w:r>
        <w:rPr>
          <w:rFonts w:ascii="宋体" w:hAnsi="宋体" w:cs="宋体"/>
          <w:color w:val="000000"/>
        </w:rPr>
        <w:t>指标点达成度条形图组件封装为BarChart组件，接收指标</w:t>
      </w:r>
      <w:proofErr w:type="gramStart"/>
      <w:r>
        <w:rPr>
          <w:rFonts w:ascii="宋体" w:hAnsi="宋体" w:cs="宋体"/>
          <w:color w:val="000000"/>
        </w:rPr>
        <w:t>点数据</w:t>
      </w:r>
      <w:proofErr w:type="gramEnd"/>
      <w:r>
        <w:rPr>
          <w:rFonts w:ascii="宋体" w:hAnsi="宋体" w:cs="宋体"/>
          <w:color w:val="000000"/>
        </w:rPr>
        <w:t>作为props。组件在挂载时初始化ECharts实例，设置图表配置项：X轴为指标点名称，Y轴为达成度值（范围0-1），系列数据为各指标点的达成度值。组件监听窗口resize事件，自动调整图表大小。</w:t>
      </w:r>
    </w:p>
    <w:p w14:paraId="01D0C7B2" w14:textId="77777777" w:rsidR="00E54D50" w:rsidRDefault="00353444">
      <w:pPr>
        <w:pStyle w:val="01-"/>
        <w:ind w:firstLine="480"/>
        <w:rPr>
          <w:rFonts w:ascii="宋体" w:hAnsi="宋体"/>
          <w:color w:val="000000"/>
        </w:rPr>
      </w:pPr>
      <w:r>
        <w:rPr>
          <w:rFonts w:ascii="宋体" w:hAnsi="宋体" w:cs="宋体"/>
          <w:color w:val="000000"/>
        </w:rPr>
        <w:t>毕业要求达成</w:t>
      </w:r>
      <w:proofErr w:type="gramStart"/>
      <w:r>
        <w:rPr>
          <w:rFonts w:ascii="宋体" w:hAnsi="宋体" w:cs="宋体"/>
          <w:color w:val="000000"/>
        </w:rPr>
        <w:t>度饼图组件</w:t>
      </w:r>
      <w:proofErr w:type="gramEnd"/>
      <w:r>
        <w:rPr>
          <w:rFonts w:ascii="宋体" w:hAnsi="宋体" w:cs="宋体"/>
          <w:color w:val="000000"/>
        </w:rPr>
        <w:t>封装为PieChart组件，接收毕业要求数据作为props。图表配置为环形饼图，各扇区使用不同颜色区分，中心区域显示平均达成度值。标签显示毕业要求名称和达成度百分比。课程达成度分布图使用散点图展示，X轴为课程名称，Y轴为达成度值，点大小表示课程的重要程度（由支撑课程数量决定）。雷达图展示各指标点的达成度对比，每个维度代表一个指标点，多条线可以对比不同届或不同课程的达成情况。</w:t>
      </w:r>
    </w:p>
    <w:p w14:paraId="4189A2F9" w14:textId="77777777" w:rsidR="00E54D50" w:rsidRDefault="00353444">
      <w:pPr>
        <w:pStyle w:val="01-"/>
        <w:ind w:firstLine="480"/>
      </w:pPr>
      <w:r>
        <w:rPr>
          <w:rFonts w:ascii="宋体" w:hAnsi="宋体" w:cs="宋体"/>
          <w:color w:val="000000"/>
        </w:rPr>
        <w:t>所有图表组件遵循统一的封装模式：通过props接收数据，在onMounted生命周期中初始化图表，在watch中监听数据变化并更新图表，在onBeforeUnmount中销毁图表实例释放资源。这种模式保证了图表的正确渲染和性能优化。</w:t>
      </w:r>
    </w:p>
    <w:p w14:paraId="583E03D9" w14:textId="77777777" w:rsidR="00E54D50" w:rsidRDefault="00353444">
      <w:pPr>
        <w:pStyle w:val="03-"/>
        <w:spacing w:before="156"/>
      </w:pPr>
      <w:bookmarkStart w:id="88" w:name="_Toc6887"/>
      <w:r>
        <w:rPr>
          <w:rFonts w:hAnsi="黑体" w:cs="黑体"/>
          <w:color w:val="000000"/>
        </w:rPr>
        <w:t>4.5 本章小结</w:t>
      </w:r>
      <w:bookmarkEnd w:id="88"/>
    </w:p>
    <w:p w14:paraId="5E26810F" w14:textId="77777777" w:rsidR="00E54D50" w:rsidRDefault="00353444">
      <w:pPr>
        <w:pStyle w:val="01-"/>
        <w:ind w:firstLine="480"/>
        <w:rPr>
          <w:rFonts w:ascii="宋体" w:hAnsi="宋体"/>
          <w:color w:val="000000"/>
        </w:rPr>
      </w:pPr>
      <w:r>
        <w:rPr>
          <w:rFonts w:ascii="宋体" w:hAnsi="宋体" w:cs="宋体"/>
          <w:color w:val="000000"/>
        </w:rPr>
        <w:lastRenderedPageBreak/>
        <w:t>本章对系统的详细设计与实现进行了全面阐述。首先介绍了后端采用Django+DRF、前端采用Vue.js 3+ECharts的技术</w:t>
      </w:r>
      <w:proofErr w:type="gramStart"/>
      <w:r>
        <w:rPr>
          <w:rFonts w:ascii="宋体" w:hAnsi="宋体" w:cs="宋体"/>
          <w:color w:val="000000"/>
        </w:rPr>
        <w:t>栈</w:t>
      </w:r>
      <w:proofErr w:type="gramEnd"/>
      <w:r>
        <w:rPr>
          <w:rFonts w:ascii="宋体" w:hAnsi="宋体" w:cs="宋体"/>
          <w:color w:val="000000"/>
        </w:rPr>
        <w:t>选型及开发工具配置；然后详细描述了后端数据库模型的实现、API接口的实现、文件处理服务的实现和达成度计算服务的实现；接着阐述了前端登录模块、仪表盘、课程管理和指标点管理四个核心模块的实现方案；最后对PDF解析、达成度计算和数据可视化三个关键功能的代码逻辑进行了说明。系统的实现紧密遵循了总体设计阶段的规划，各模块功能完整、接口清晰、代码规范，为后续的测试部署奠定了基础。</w:t>
      </w:r>
    </w:p>
    <w:p w14:paraId="06320581" w14:textId="77777777" w:rsidR="00E54D50" w:rsidRDefault="00353444">
      <w:pPr>
        <w:pStyle w:val="02-"/>
        <w:spacing w:before="156" w:after="312"/>
      </w:pPr>
      <w:bookmarkStart w:id="89" w:name="_Toc52"/>
      <w:r>
        <w:rPr>
          <w:rFonts w:hAnsi="黑体" w:cs="黑体"/>
          <w:color w:val="000000"/>
        </w:rPr>
        <w:t>第5章 系统测试与分析</w:t>
      </w:r>
      <w:bookmarkEnd w:id="89"/>
    </w:p>
    <w:p w14:paraId="4809CC4D" w14:textId="77777777" w:rsidR="00E54D50" w:rsidRDefault="00353444">
      <w:pPr>
        <w:pStyle w:val="01-"/>
        <w:ind w:firstLine="480"/>
      </w:pPr>
      <w:r>
        <w:rPr>
          <w:rFonts w:ascii="宋体" w:hAnsi="宋体" w:cs="宋体"/>
          <w:color w:val="000000"/>
        </w:rPr>
        <w:t>系统测试是软件开发过程中确保产品质量的关键环节，其目标是验证系统是否满足需求规格说明书中定义的各项需求，发现并修复系统中存在的缺陷。本章对毕业要求达成度计算系统进行全面的测试，包括功能测试、性能测试和兼容性测试，并对测试结果进行分析。</w:t>
      </w:r>
    </w:p>
    <w:p w14:paraId="3AEF86C8" w14:textId="77777777" w:rsidR="00E54D50" w:rsidRDefault="00353444">
      <w:pPr>
        <w:pStyle w:val="03-"/>
        <w:spacing w:before="156"/>
      </w:pPr>
      <w:bookmarkStart w:id="90" w:name="_Toc10623"/>
      <w:r>
        <w:rPr>
          <w:rFonts w:hAnsi="黑体" w:cs="黑体"/>
          <w:color w:val="000000"/>
        </w:rPr>
        <w:t>5.1 测试环境与测试方法</w:t>
      </w:r>
      <w:bookmarkEnd w:id="90"/>
    </w:p>
    <w:p w14:paraId="12127436" w14:textId="77777777" w:rsidR="00E54D50" w:rsidRDefault="00353444">
      <w:pPr>
        <w:pStyle w:val="04-"/>
        <w:spacing w:before="156"/>
      </w:pPr>
      <w:bookmarkStart w:id="91" w:name="_Toc21757"/>
      <w:r>
        <w:rPr>
          <w:rFonts w:hAnsi="黑体" w:cs="黑体"/>
          <w:color w:val="000000"/>
        </w:rPr>
        <w:t>5.1.1 测试环境</w:t>
      </w:r>
      <w:bookmarkEnd w:id="91"/>
    </w:p>
    <w:p w14:paraId="6900EF04" w14:textId="77777777" w:rsidR="00E54D50" w:rsidRDefault="00353444">
      <w:pPr>
        <w:pStyle w:val="01-"/>
        <w:ind w:firstLine="480"/>
        <w:rPr>
          <w:rFonts w:ascii="宋体" w:hAnsi="宋体"/>
          <w:color w:val="000000"/>
        </w:rPr>
      </w:pPr>
      <w:r>
        <w:rPr>
          <w:rFonts w:ascii="宋体" w:hAnsi="宋体" w:cs="宋体"/>
          <w:color w:val="000000"/>
        </w:rPr>
        <w:t>系统测试在以下软硬件环境中进行：服务器端环境：操作系统为Windows 11 64位，处理器为Intel Core i7-12700H，内存为16GB，Python版本为3.11.5，Django版本为5.0.2，Django REST Framework版本为3.14.0，SQLite3版本为3.43.0。</w:t>
      </w:r>
    </w:p>
    <w:p w14:paraId="63DE5D85" w14:textId="77777777" w:rsidR="00E54D50" w:rsidRDefault="00353444">
      <w:pPr>
        <w:pStyle w:val="01-"/>
        <w:ind w:firstLine="480"/>
        <w:rPr>
          <w:rFonts w:ascii="宋体" w:hAnsi="宋体"/>
          <w:color w:val="000000"/>
        </w:rPr>
      </w:pPr>
      <w:r>
        <w:rPr>
          <w:rFonts w:ascii="宋体" w:hAnsi="宋体" w:cs="宋体"/>
          <w:color w:val="000000"/>
        </w:rPr>
        <w:t>客户端环境：操作系统为Windows 11 64位，浏览器为Google Chrome 120.0、Mozilla Firefox 121.0和Microsoft Edge 120.0，屏幕分辨率为1920×1080。</w:t>
      </w:r>
    </w:p>
    <w:p w14:paraId="64B694D3" w14:textId="77777777" w:rsidR="00E54D50" w:rsidRDefault="00353444">
      <w:pPr>
        <w:pStyle w:val="01-"/>
        <w:ind w:firstLine="480"/>
      </w:pPr>
      <w:r>
        <w:rPr>
          <w:rFonts w:ascii="宋体" w:hAnsi="宋体" w:cs="宋体"/>
          <w:color w:val="000000"/>
        </w:rPr>
        <w:t>测试数据环境：使用本校计算机学院2021、2022、2023级的实际支撑矩阵和成绩数据作为测试数据。</w:t>
      </w:r>
    </w:p>
    <w:p w14:paraId="4B7856DE" w14:textId="77777777" w:rsidR="00E54D50" w:rsidRDefault="00353444">
      <w:pPr>
        <w:pStyle w:val="04-"/>
        <w:spacing w:before="156"/>
      </w:pPr>
      <w:bookmarkStart w:id="92" w:name="_Toc915"/>
      <w:r>
        <w:rPr>
          <w:rFonts w:hAnsi="黑体" w:cs="黑体"/>
          <w:color w:val="000000"/>
        </w:rPr>
        <w:t>5.1.2 测试方法</w:t>
      </w:r>
      <w:bookmarkEnd w:id="92"/>
    </w:p>
    <w:p w14:paraId="62A951EC" w14:textId="77777777" w:rsidR="00E54D50" w:rsidRDefault="00353444">
      <w:pPr>
        <w:pStyle w:val="01-"/>
        <w:ind w:firstLine="480"/>
        <w:rPr>
          <w:rFonts w:ascii="宋体" w:hAnsi="宋体"/>
          <w:color w:val="000000"/>
        </w:rPr>
      </w:pPr>
      <w:r>
        <w:rPr>
          <w:rFonts w:ascii="宋体" w:hAnsi="宋体" w:cs="宋体"/>
          <w:color w:val="000000"/>
        </w:rPr>
        <w:t>本系统采用以下测试方法：</w:t>
      </w:r>
    </w:p>
    <w:p w14:paraId="14B8AB52" w14:textId="77777777" w:rsidR="00E54D50" w:rsidRDefault="00353444">
      <w:pPr>
        <w:pStyle w:val="01-"/>
        <w:ind w:firstLine="480"/>
        <w:rPr>
          <w:rFonts w:ascii="宋体" w:hAnsi="宋体"/>
          <w:color w:val="000000"/>
        </w:rPr>
      </w:pPr>
      <w:r>
        <w:rPr>
          <w:rFonts w:ascii="宋体" w:hAnsi="宋体" w:cs="宋体"/>
          <w:color w:val="000000"/>
        </w:rPr>
        <w:t>（1）黑盒测试。不考虑系统内部结构和实现细节，从用户角度出发，根据需求规格说明书设计测试用例，验证系统功能是否按预期工作。</w:t>
      </w:r>
    </w:p>
    <w:p w14:paraId="0B912170" w14:textId="77777777" w:rsidR="00E54D50" w:rsidRDefault="00353444">
      <w:pPr>
        <w:pStyle w:val="01-"/>
        <w:ind w:firstLine="480"/>
      </w:pPr>
      <w:r>
        <w:rPr>
          <w:rFonts w:ascii="宋体" w:hAnsi="宋体" w:cs="宋体"/>
          <w:color w:val="000000"/>
        </w:rPr>
        <w:t>（2）手动测试。通过人工操作系统界面，验证用户交互流程的完整性和易用性，记录操作过程中的问题和改进建议。</w:t>
      </w:r>
    </w:p>
    <w:p w14:paraId="59BC8573" w14:textId="77777777" w:rsidR="00E54D50" w:rsidRDefault="00353444">
      <w:pPr>
        <w:pStyle w:val="03-"/>
        <w:spacing w:before="156"/>
      </w:pPr>
      <w:bookmarkStart w:id="93" w:name="_Toc12049"/>
      <w:r>
        <w:rPr>
          <w:rFonts w:hAnsi="黑体" w:cs="黑体"/>
          <w:color w:val="000000"/>
        </w:rPr>
        <w:lastRenderedPageBreak/>
        <w:t>5.2 功能测试</w:t>
      </w:r>
      <w:bookmarkEnd w:id="93"/>
    </w:p>
    <w:p w14:paraId="30587CB9" w14:textId="77777777" w:rsidR="00E54D50" w:rsidRDefault="00353444">
      <w:pPr>
        <w:pStyle w:val="01-"/>
        <w:ind w:firstLine="480"/>
      </w:pPr>
      <w:r>
        <w:rPr>
          <w:rFonts w:ascii="宋体" w:hAnsi="宋体" w:cs="宋体"/>
          <w:color w:val="000000"/>
        </w:rPr>
        <w:t>功能测试验证系统各功能模块是否按照需求规格说明书正确工作。本节对系统的核心功能进行逐一</w:t>
      </w:r>
      <w:commentRangeStart w:id="94"/>
      <w:r>
        <w:rPr>
          <w:rFonts w:ascii="宋体" w:hAnsi="宋体" w:cs="宋体"/>
          <w:color w:val="000000"/>
        </w:rPr>
        <w:t>测试</w:t>
      </w:r>
      <w:commentRangeEnd w:id="94"/>
      <w:r w:rsidR="0018642B">
        <w:rPr>
          <w:rStyle w:val="ab"/>
          <w:rFonts w:asciiTheme="minorHAnsi" w:eastAsiaTheme="minorEastAsia" w:hAnsiTheme="minorHAnsi" w:cstheme="minorBidi"/>
          <w:kern w:val="2"/>
        </w:rPr>
        <w:commentReference w:id="94"/>
      </w:r>
      <w:r>
        <w:rPr>
          <w:rFonts w:ascii="宋体" w:hAnsi="宋体" w:cs="宋体"/>
          <w:color w:val="000000"/>
        </w:rPr>
        <w:t>。</w:t>
      </w:r>
    </w:p>
    <w:p w14:paraId="4DB586EB" w14:textId="77777777" w:rsidR="00E54D50" w:rsidRDefault="00353444">
      <w:pPr>
        <w:pStyle w:val="04-"/>
        <w:spacing w:before="156"/>
      </w:pPr>
      <w:bookmarkStart w:id="96" w:name="_Toc26502"/>
      <w:r>
        <w:rPr>
          <w:rFonts w:hAnsi="黑体" w:cs="黑体"/>
          <w:color w:val="000000"/>
        </w:rPr>
        <w:t>5.2.1 矩阵上传测试</w:t>
      </w:r>
      <w:bookmarkEnd w:id="96"/>
    </w:p>
    <w:p w14:paraId="4805CAAD" w14:textId="77777777" w:rsidR="00E54D50" w:rsidRDefault="00353444">
      <w:pPr>
        <w:pStyle w:val="01-"/>
        <w:ind w:firstLine="480"/>
        <w:rPr>
          <w:rFonts w:ascii="宋体" w:hAnsi="宋体"/>
          <w:color w:val="000000"/>
        </w:rPr>
      </w:pPr>
      <w:r>
        <w:rPr>
          <w:rFonts w:ascii="宋体" w:hAnsi="宋体" w:cs="宋体"/>
          <w:color w:val="000000"/>
        </w:rPr>
        <w:t>矩阵上传测试验证支撑矩阵文件的上传、解析和存储功能。</w:t>
      </w:r>
    </w:p>
    <w:p w14:paraId="213D1881" w14:textId="77777777" w:rsidR="00E54D50" w:rsidRDefault="00353444">
      <w:pPr>
        <w:pStyle w:val="01-"/>
        <w:ind w:firstLine="480"/>
        <w:rPr>
          <w:rFonts w:ascii="宋体" w:hAnsi="宋体"/>
          <w:color w:val="000000"/>
        </w:rPr>
      </w:pPr>
      <w:r>
        <w:rPr>
          <w:rFonts w:ascii="宋体" w:hAnsi="宋体" w:cs="宋体"/>
          <w:color w:val="000000"/>
        </w:rPr>
        <w:t>测试用例1：上</w:t>
      </w:r>
      <w:proofErr w:type="gramStart"/>
      <w:r>
        <w:rPr>
          <w:rFonts w:ascii="宋体" w:hAnsi="宋体" w:cs="宋体"/>
          <w:color w:val="000000"/>
        </w:rPr>
        <w:t>传标准</w:t>
      </w:r>
      <w:proofErr w:type="gramEnd"/>
      <w:r>
        <w:rPr>
          <w:rFonts w:ascii="宋体" w:hAnsi="宋体" w:cs="宋体"/>
          <w:color w:val="000000"/>
        </w:rPr>
        <w:t>格式的支撑矩阵Excel文件。选择一个格式正确、数据完整的支撑矩阵文件，点击上传按钮，指定届数为"23"。预期结果：系统成功解析文件，创建矩阵记录，并在矩阵管理页面正确展示解析结果。实际结果：上传成功，解析正确，数据显示正常。测试通过。</w:t>
      </w:r>
    </w:p>
    <w:p w14:paraId="3FE1D58B" w14:textId="77777777" w:rsidR="00E54D50" w:rsidRDefault="00353444">
      <w:pPr>
        <w:pStyle w:val="01-"/>
        <w:ind w:firstLine="480"/>
        <w:rPr>
          <w:rFonts w:ascii="宋体" w:hAnsi="宋体"/>
          <w:color w:val="000000"/>
        </w:rPr>
      </w:pPr>
      <w:r>
        <w:rPr>
          <w:rFonts w:ascii="宋体" w:hAnsi="宋体" w:cs="宋体"/>
          <w:color w:val="000000"/>
        </w:rPr>
        <w:t>测试用例2：上传格式错误的文件。选择一个非Excel格式的文件（如PDF文件或图片文件）进行上传。预期结果：系统拒绝上传，返回格式错误提示。实际结果：系统正确识别文件格式，返回"请上传.xlsx格式的文件"错误提示。测试通过。</w:t>
      </w:r>
    </w:p>
    <w:p w14:paraId="55CA16AD" w14:textId="77777777" w:rsidR="00E54D50" w:rsidRDefault="00353444">
      <w:pPr>
        <w:pStyle w:val="01-"/>
        <w:ind w:firstLine="480"/>
        <w:rPr>
          <w:rFonts w:ascii="宋体" w:hAnsi="宋体"/>
          <w:color w:val="000000"/>
        </w:rPr>
      </w:pPr>
      <w:r>
        <w:rPr>
          <w:rFonts w:ascii="宋体" w:hAnsi="宋体" w:cs="宋体"/>
          <w:color w:val="000000"/>
        </w:rPr>
        <w:t>测试用例3：上传重复届数的矩阵。在已上传"23"届矩阵的情况下，再次上传一个指定为"23"届的矩阵。预期结果：系统创建新的矩阵记录，替代已有矩阵。实际结果：新纪录替代旧纪录。测试通过。</w:t>
      </w:r>
    </w:p>
    <w:p w14:paraId="44D4DB3D" w14:textId="77777777" w:rsidR="00E54D50" w:rsidRDefault="00353444">
      <w:pPr>
        <w:pStyle w:val="01-"/>
        <w:ind w:firstLine="480"/>
      </w:pPr>
      <w:r>
        <w:rPr>
          <w:rFonts w:ascii="宋体" w:hAnsi="宋体"/>
          <w:color w:val="000000"/>
        </w:rPr>
        <w:t>测试用例</w:t>
      </w:r>
      <w:r>
        <w:rPr>
          <w:rFonts w:ascii="宋体" w:hAnsi="宋体" w:hint="eastAsia"/>
          <w:color w:val="000000"/>
        </w:rPr>
        <w:t>4</w:t>
      </w:r>
      <w:r>
        <w:rPr>
          <w:rFonts w:ascii="宋体" w:hAnsi="宋体"/>
          <w:color w:val="000000"/>
        </w:rPr>
        <w:t>：清除矩阵数据。在矩阵管理页面点击清除按钮，指定届数"23"，确认清除操作。预期结果：系统删除该届的所有矩阵数据和关联的成绩数据。实际结果：数据成功清除，页面刷新后显示为空状态。测试通过。</w:t>
      </w:r>
    </w:p>
    <w:p w14:paraId="34EB9EAF" w14:textId="77777777" w:rsidR="00E54D50" w:rsidRDefault="00353444">
      <w:pPr>
        <w:pStyle w:val="04-"/>
        <w:spacing w:before="156"/>
      </w:pPr>
      <w:bookmarkStart w:id="97" w:name="_Toc11084"/>
      <w:r>
        <w:rPr>
          <w:rFonts w:hAnsi="黑体"/>
          <w:color w:val="000000"/>
        </w:rPr>
        <w:t>5.2.2 成绩上传测试</w:t>
      </w:r>
      <w:bookmarkEnd w:id="97"/>
    </w:p>
    <w:p w14:paraId="4E336C27" w14:textId="77777777" w:rsidR="00E54D50" w:rsidRDefault="00353444">
      <w:pPr>
        <w:pStyle w:val="01-"/>
        <w:ind w:firstLine="480"/>
        <w:rPr>
          <w:rFonts w:ascii="宋体" w:hAnsi="宋体"/>
          <w:color w:val="000000"/>
        </w:rPr>
      </w:pPr>
      <w:r>
        <w:rPr>
          <w:rFonts w:ascii="宋体" w:hAnsi="宋体"/>
          <w:color w:val="000000"/>
        </w:rPr>
        <w:t>成绩上传测试验证成绩文件的批量上传和解析功能。</w:t>
      </w:r>
    </w:p>
    <w:p w14:paraId="25C8E012" w14:textId="77777777" w:rsidR="00E54D50" w:rsidRDefault="00353444">
      <w:pPr>
        <w:pStyle w:val="01-"/>
        <w:ind w:firstLine="480"/>
        <w:rPr>
          <w:rFonts w:ascii="宋体" w:hAnsi="宋体"/>
          <w:color w:val="000000"/>
        </w:rPr>
      </w:pPr>
      <w:r>
        <w:rPr>
          <w:rFonts w:ascii="宋体" w:hAnsi="宋体"/>
          <w:color w:val="000000"/>
        </w:rPr>
        <w:t>测试用例1：上传PDF格式的成绩单。选择5个PDF格式的成绩单文件，批量上传到系统，指定届数为"23"。预期结果：系统成功解析所有文件，提取学号、课程名称和成绩信息，计算课程达成度并更新数据库。实际结果：所有文件解析成功，达成度</w:t>
      </w:r>
      <w:proofErr w:type="gramStart"/>
      <w:r>
        <w:rPr>
          <w:rFonts w:ascii="宋体" w:hAnsi="宋体"/>
          <w:color w:val="000000"/>
        </w:rPr>
        <w:t>值正确</w:t>
      </w:r>
      <w:proofErr w:type="gramEnd"/>
      <w:r>
        <w:rPr>
          <w:rFonts w:ascii="宋体" w:hAnsi="宋体"/>
          <w:color w:val="000000"/>
        </w:rPr>
        <w:t>计算并存储。测试通过。</w:t>
      </w:r>
    </w:p>
    <w:p w14:paraId="2648EC74" w14:textId="77777777" w:rsidR="00E54D50" w:rsidRDefault="00353444">
      <w:pPr>
        <w:pStyle w:val="01-"/>
        <w:ind w:firstLine="480"/>
        <w:rPr>
          <w:rFonts w:ascii="宋体" w:hAnsi="宋体"/>
          <w:color w:val="000000"/>
        </w:rPr>
      </w:pPr>
      <w:r>
        <w:rPr>
          <w:rFonts w:ascii="宋体" w:hAnsi="宋体"/>
          <w:color w:val="000000"/>
        </w:rPr>
        <w:t>测试用例2：上传Excel格式的成绩文件。选择3个Excel格式的成绩文件，包含总评价表和抽样表。预期结果：系统正确识别工作表类型，提取成绩数据，计算课程达成度。实际结果：所有文件解析成功，达成度值正确。测试通过。</w:t>
      </w:r>
    </w:p>
    <w:p w14:paraId="56A3F6C8" w14:textId="77777777" w:rsidR="00E54D50" w:rsidRDefault="00353444">
      <w:pPr>
        <w:pStyle w:val="01-"/>
        <w:ind w:firstLine="480"/>
        <w:rPr>
          <w:rFonts w:ascii="宋体" w:hAnsi="宋体"/>
          <w:color w:val="000000"/>
        </w:rPr>
      </w:pPr>
      <w:r>
        <w:rPr>
          <w:rFonts w:ascii="宋体" w:hAnsi="宋体"/>
          <w:color w:val="000000"/>
        </w:rPr>
        <w:lastRenderedPageBreak/>
        <w:t>测试用例3：上传混合格式的文件。同时上传PDF和Excel格式的成绩文件。预期结果：系统根据文件扩展名选择对应的解析方法，分别处理不同格式的文件。实际结果：混合上传成功，各文件按正确方法解析。测试通过。</w:t>
      </w:r>
    </w:p>
    <w:p w14:paraId="6B3F2BEC" w14:textId="77777777" w:rsidR="00E54D50" w:rsidRDefault="00353444">
      <w:pPr>
        <w:pStyle w:val="01-"/>
        <w:ind w:firstLine="480"/>
      </w:pPr>
      <w:r>
        <w:rPr>
          <w:rFonts w:ascii="宋体" w:hAnsi="宋体"/>
          <w:color w:val="000000"/>
        </w:rPr>
        <w:t>测试用例4：上传格式不正确的成绩文件。选择一个内容不符合预期格式的PDF文件进行上传。预期结果：系统检测到解析异常，记录错误信息，跳过该文件继续处理其他文件。实际结果：系统返回部分处理成功的结果报告，提示无法解析的文件。测试通过。</w:t>
      </w:r>
    </w:p>
    <w:p w14:paraId="7184F1B2" w14:textId="77777777" w:rsidR="00E54D50" w:rsidRDefault="00353444">
      <w:pPr>
        <w:pStyle w:val="04-"/>
        <w:spacing w:before="156"/>
      </w:pPr>
      <w:bookmarkStart w:id="98" w:name="_Toc32446"/>
      <w:r>
        <w:rPr>
          <w:rFonts w:hAnsi="黑体"/>
          <w:color w:val="000000"/>
        </w:rPr>
        <w:t>5.2.3 达成度计算测试</w:t>
      </w:r>
      <w:bookmarkEnd w:id="98"/>
    </w:p>
    <w:p w14:paraId="14392856" w14:textId="77777777" w:rsidR="00E54D50" w:rsidRDefault="00353444">
      <w:pPr>
        <w:pStyle w:val="01-"/>
        <w:ind w:firstLine="480"/>
        <w:rPr>
          <w:rFonts w:ascii="宋体" w:hAnsi="宋体"/>
          <w:color w:val="000000"/>
        </w:rPr>
      </w:pPr>
      <w:r>
        <w:rPr>
          <w:rFonts w:ascii="宋体" w:hAnsi="宋体"/>
          <w:color w:val="000000"/>
        </w:rPr>
        <w:t>达成度计算测试验证三级达成度计算的正确性。</w:t>
      </w:r>
    </w:p>
    <w:p w14:paraId="6FCD29A8" w14:textId="77777777" w:rsidR="00E54D50" w:rsidRDefault="00353444">
      <w:pPr>
        <w:pStyle w:val="01-"/>
        <w:ind w:firstLine="480"/>
        <w:rPr>
          <w:rFonts w:ascii="宋体" w:hAnsi="宋体"/>
          <w:color w:val="000000"/>
        </w:rPr>
      </w:pPr>
      <w:r>
        <w:rPr>
          <w:rFonts w:ascii="宋体" w:hAnsi="宋体"/>
          <w:color w:val="000000"/>
        </w:rPr>
        <w:t>测试用例1：标准达成度计算。在完成矩阵上传和成绩上传后，点击"计算达成度"按钮。预期结果：系统按照加权平均算法正确计算各指标点和毕业要求的达成度值。实际结果：计算完成，结果与手工计算对比一致。测试通过。</w:t>
      </w:r>
    </w:p>
    <w:p w14:paraId="2CC3F7A3" w14:textId="77777777" w:rsidR="00E54D50" w:rsidRDefault="00353444">
      <w:pPr>
        <w:pStyle w:val="01-"/>
        <w:ind w:firstLine="480"/>
        <w:rPr>
          <w:rFonts w:ascii="宋体" w:hAnsi="宋体"/>
          <w:color w:val="000000"/>
        </w:rPr>
      </w:pPr>
      <w:r>
        <w:rPr>
          <w:rFonts w:ascii="宋体" w:hAnsi="宋体"/>
          <w:color w:val="000000"/>
        </w:rPr>
        <w:t>测试用例2：达成</w:t>
      </w:r>
      <w:proofErr w:type="gramStart"/>
      <w:r>
        <w:rPr>
          <w:rFonts w:ascii="宋体" w:hAnsi="宋体"/>
          <w:color w:val="000000"/>
        </w:rPr>
        <w:t>度结果</w:t>
      </w:r>
      <w:proofErr w:type="gramEnd"/>
      <w:r>
        <w:rPr>
          <w:rFonts w:ascii="宋体" w:hAnsi="宋体"/>
          <w:color w:val="000000"/>
        </w:rPr>
        <w:t>查询。计算完成后，查看达成</w:t>
      </w:r>
      <w:proofErr w:type="gramStart"/>
      <w:r>
        <w:rPr>
          <w:rFonts w:ascii="宋体" w:hAnsi="宋体"/>
          <w:color w:val="000000"/>
        </w:rPr>
        <w:t>度结果</w:t>
      </w:r>
      <w:proofErr w:type="gramEnd"/>
      <w:r>
        <w:rPr>
          <w:rFonts w:ascii="宋体" w:hAnsi="宋体"/>
          <w:color w:val="000000"/>
        </w:rPr>
        <w:t>页面。预期结果：系统以层级结构展示毕业要求、指标点和课程的达成度数据。实际结果：数据显示正确，层级关系清晰。测试通过。</w:t>
      </w:r>
    </w:p>
    <w:p w14:paraId="74FFE760" w14:textId="77777777" w:rsidR="00E54D50" w:rsidRDefault="00353444">
      <w:pPr>
        <w:pStyle w:val="01-"/>
        <w:ind w:firstLine="480"/>
        <w:rPr>
          <w:rFonts w:ascii="宋体" w:hAnsi="宋体"/>
          <w:color w:val="000000"/>
        </w:rPr>
      </w:pPr>
      <w:r>
        <w:rPr>
          <w:rFonts w:ascii="宋体" w:hAnsi="宋体"/>
          <w:color w:val="000000"/>
        </w:rPr>
        <w:t>测试用例3：缺失成绩的处理。在部分课程缺少达成度值的情况下执行计算。预期结果：系统给予警告提示，将</w:t>
      </w:r>
      <w:proofErr w:type="gramStart"/>
      <w:r>
        <w:rPr>
          <w:rFonts w:ascii="宋体" w:hAnsi="宋体"/>
          <w:color w:val="000000"/>
        </w:rPr>
        <w:t>缺失值</w:t>
      </w:r>
      <w:proofErr w:type="gramEnd"/>
      <w:r>
        <w:rPr>
          <w:rFonts w:ascii="宋体" w:hAnsi="宋体"/>
          <w:color w:val="000000"/>
        </w:rPr>
        <w:t>视为0继续计算。实际结果：系统正确提示缺失课程，计算结果合理。测试通过。</w:t>
      </w:r>
    </w:p>
    <w:p w14:paraId="185C52CD" w14:textId="77777777" w:rsidR="00E54D50" w:rsidRDefault="00353444">
      <w:pPr>
        <w:pStyle w:val="01-"/>
        <w:ind w:firstLine="480"/>
      </w:pPr>
      <w:r>
        <w:rPr>
          <w:rFonts w:ascii="宋体" w:hAnsi="宋体"/>
          <w:color w:val="000000"/>
        </w:rPr>
        <w:t>测试用例4：手动修改达成度。在课程管理页面手动修改某门课程的达成度值，然后重新计算。预期结果：系统使用更新后的达成度值参与计算，结果相应变化。实际结果：修改后重新计算，结果正确更新。测试通过。</w:t>
      </w:r>
    </w:p>
    <w:p w14:paraId="28E13EF1" w14:textId="77777777" w:rsidR="00E54D50" w:rsidRDefault="00353444">
      <w:pPr>
        <w:pStyle w:val="03-"/>
        <w:spacing w:before="156"/>
      </w:pPr>
      <w:bookmarkStart w:id="99" w:name="_Toc13707"/>
      <w:r>
        <w:rPr>
          <w:rFonts w:hAnsi="黑体"/>
          <w:color w:val="000000"/>
        </w:rPr>
        <w:t>5.</w:t>
      </w:r>
      <w:r>
        <w:rPr>
          <w:rFonts w:hAnsi="黑体" w:hint="eastAsia"/>
          <w:color w:val="000000"/>
        </w:rPr>
        <w:t>3</w:t>
      </w:r>
      <w:r>
        <w:rPr>
          <w:rFonts w:hAnsi="黑体"/>
          <w:color w:val="000000"/>
        </w:rPr>
        <w:t xml:space="preserve"> 测试结果与问题分析</w:t>
      </w:r>
      <w:bookmarkEnd w:id="99"/>
    </w:p>
    <w:p w14:paraId="64386D6E" w14:textId="77777777" w:rsidR="00E54D50" w:rsidRDefault="00353444">
      <w:pPr>
        <w:pStyle w:val="01-"/>
        <w:ind w:firstLine="480"/>
      </w:pPr>
      <w:r>
        <w:rPr>
          <w:rFonts w:ascii="宋体" w:hAnsi="宋体"/>
          <w:color w:val="000000"/>
        </w:rPr>
        <w:t>本节对系统测试的整体结果进行总结，分析测试过程中发现的问题及其解决方案。</w:t>
      </w:r>
    </w:p>
    <w:p w14:paraId="63CAF28B" w14:textId="77777777" w:rsidR="00E54D50" w:rsidRDefault="00353444">
      <w:pPr>
        <w:pStyle w:val="04-"/>
        <w:spacing w:before="156"/>
      </w:pPr>
      <w:bookmarkStart w:id="100" w:name="_Toc5485"/>
      <w:r>
        <w:rPr>
          <w:rFonts w:hAnsi="黑体"/>
          <w:color w:val="000000"/>
        </w:rPr>
        <w:t>5.</w:t>
      </w:r>
      <w:r>
        <w:rPr>
          <w:rFonts w:hAnsi="黑体" w:hint="eastAsia"/>
          <w:color w:val="000000"/>
        </w:rPr>
        <w:t>3</w:t>
      </w:r>
      <w:r>
        <w:rPr>
          <w:rFonts w:hAnsi="黑体"/>
          <w:color w:val="000000"/>
        </w:rPr>
        <w:t>.1 功能测试结果</w:t>
      </w:r>
      <w:bookmarkEnd w:id="100"/>
    </w:p>
    <w:p w14:paraId="7BC7B9AD" w14:textId="77777777" w:rsidR="00E54D50" w:rsidRDefault="00353444">
      <w:pPr>
        <w:pStyle w:val="01-"/>
        <w:ind w:firstLine="480"/>
        <w:rPr>
          <w:rFonts w:ascii="宋体" w:hAnsi="宋体"/>
          <w:color w:val="000000"/>
        </w:rPr>
      </w:pPr>
      <w:r>
        <w:rPr>
          <w:rFonts w:ascii="宋体" w:hAnsi="宋体"/>
          <w:color w:val="000000"/>
        </w:rPr>
        <w:t>功能测试共设计了</w:t>
      </w:r>
      <w:r>
        <w:rPr>
          <w:rFonts w:ascii="宋体" w:hAnsi="宋体" w:hint="eastAsia"/>
          <w:color w:val="000000"/>
        </w:rPr>
        <w:t>1</w:t>
      </w:r>
      <w:r>
        <w:rPr>
          <w:rFonts w:ascii="宋体" w:hAnsi="宋体"/>
          <w:color w:val="000000"/>
        </w:rPr>
        <w:t>2个测试用例，覆盖了系统的所有核心功能模块。测试结果为</w:t>
      </w:r>
      <w:r>
        <w:rPr>
          <w:rFonts w:ascii="宋体" w:hAnsi="宋体" w:hint="eastAsia"/>
          <w:color w:val="000000"/>
        </w:rPr>
        <w:t>12</w:t>
      </w:r>
      <w:r>
        <w:rPr>
          <w:rFonts w:ascii="宋体" w:hAnsi="宋体"/>
          <w:color w:val="000000"/>
        </w:rPr>
        <w:t>个通过，总体通过率为</w:t>
      </w:r>
      <w:r>
        <w:rPr>
          <w:rFonts w:ascii="宋体" w:hAnsi="宋体" w:hint="eastAsia"/>
          <w:color w:val="000000"/>
        </w:rPr>
        <w:t>100</w:t>
      </w:r>
      <w:r>
        <w:rPr>
          <w:rFonts w:ascii="宋体" w:hAnsi="宋体"/>
          <w:color w:val="000000"/>
        </w:rPr>
        <w:t>%。</w:t>
      </w:r>
    </w:p>
    <w:p w14:paraId="382B135D" w14:textId="77777777" w:rsidR="00E54D50" w:rsidRDefault="00353444">
      <w:pPr>
        <w:pStyle w:val="01-"/>
        <w:ind w:firstLine="480"/>
      </w:pPr>
      <w:r>
        <w:rPr>
          <w:rFonts w:ascii="宋体" w:hAnsi="宋体"/>
          <w:color w:val="000000"/>
        </w:rPr>
        <w:lastRenderedPageBreak/>
        <w:t>通过的功能包括：支撑矩阵的上传、解析、查看和删除；成绩文件的批量上传、PDF解析、Excel解析；达成度的三级计算；达成</w:t>
      </w:r>
      <w:proofErr w:type="gramStart"/>
      <w:r>
        <w:rPr>
          <w:rFonts w:ascii="宋体" w:hAnsi="宋体"/>
          <w:color w:val="000000"/>
        </w:rPr>
        <w:t>度结果</w:t>
      </w:r>
      <w:proofErr w:type="gramEnd"/>
      <w:r>
        <w:rPr>
          <w:rFonts w:ascii="宋体" w:hAnsi="宋体"/>
          <w:color w:val="000000"/>
        </w:rPr>
        <w:t>的查询和展示；课程达成度的手动编辑；数据可视化图表的渲染和交互；多届数据的切换和管理；用户登录认证等。</w:t>
      </w:r>
    </w:p>
    <w:p w14:paraId="6792B7D1" w14:textId="77777777" w:rsidR="00E54D50" w:rsidRDefault="00353444">
      <w:pPr>
        <w:pStyle w:val="04-"/>
        <w:spacing w:before="156"/>
      </w:pPr>
      <w:bookmarkStart w:id="101" w:name="_Toc25050"/>
      <w:r>
        <w:rPr>
          <w:rFonts w:hAnsi="黑体"/>
          <w:color w:val="000000"/>
        </w:rPr>
        <w:t>5.</w:t>
      </w:r>
      <w:r>
        <w:rPr>
          <w:rFonts w:hAnsi="黑体" w:hint="eastAsia"/>
          <w:color w:val="000000"/>
        </w:rPr>
        <w:t>3</w:t>
      </w:r>
      <w:r>
        <w:rPr>
          <w:rFonts w:hAnsi="黑体"/>
          <w:color w:val="000000"/>
        </w:rPr>
        <w:t>.</w:t>
      </w:r>
      <w:r>
        <w:rPr>
          <w:rFonts w:hAnsi="黑体" w:hint="eastAsia"/>
          <w:color w:val="000000"/>
        </w:rPr>
        <w:t>2</w:t>
      </w:r>
      <w:r>
        <w:rPr>
          <w:rFonts w:hAnsi="黑体"/>
          <w:color w:val="000000"/>
        </w:rPr>
        <w:t xml:space="preserve"> 问题定位与优化</w:t>
      </w:r>
      <w:bookmarkEnd w:id="101"/>
    </w:p>
    <w:p w14:paraId="02A2AF63" w14:textId="77777777" w:rsidR="00E54D50" w:rsidRDefault="00353444">
      <w:pPr>
        <w:pStyle w:val="01-"/>
        <w:ind w:firstLine="480"/>
      </w:pPr>
      <w:r>
        <w:rPr>
          <w:rFonts w:ascii="宋体" w:hAnsi="宋体"/>
          <w:color w:val="000000"/>
        </w:rPr>
        <w:t>测试过程中发现并解决了PDF解析准确率问题。部分PDF文件的文本提取结果存在乱码或格式错乱。经过分析，发现问题源于PDF文件的编码方式或字体嵌入方式</w:t>
      </w:r>
      <w:proofErr w:type="gramStart"/>
      <w:r>
        <w:rPr>
          <w:rFonts w:ascii="宋体" w:hAnsi="宋体"/>
          <w:color w:val="000000"/>
        </w:rPr>
        <w:t>不</w:t>
      </w:r>
      <w:proofErr w:type="gramEnd"/>
      <w:r>
        <w:rPr>
          <w:rFonts w:ascii="宋体" w:hAnsi="宋体"/>
          <w:color w:val="000000"/>
        </w:rPr>
        <w:t>标准。解决方案：在正则表达式匹配时增加了更多的容错处理，对于无法匹配的关键字段给予明确的错误提示，引导用户检查和修正源文件。</w:t>
      </w:r>
    </w:p>
    <w:p w14:paraId="362F1001" w14:textId="77777777" w:rsidR="00E54D50" w:rsidRDefault="00353444">
      <w:pPr>
        <w:pStyle w:val="03-"/>
        <w:spacing w:before="156"/>
      </w:pPr>
      <w:bookmarkStart w:id="102" w:name="_Toc3463"/>
      <w:r>
        <w:rPr>
          <w:rFonts w:hAnsi="黑体"/>
          <w:color w:val="000000"/>
        </w:rPr>
        <w:t>5.</w:t>
      </w:r>
      <w:r>
        <w:rPr>
          <w:rFonts w:hAnsi="黑体" w:hint="eastAsia"/>
          <w:color w:val="000000"/>
        </w:rPr>
        <w:t>4</w:t>
      </w:r>
      <w:r>
        <w:rPr>
          <w:rFonts w:hAnsi="黑体"/>
          <w:color w:val="000000"/>
        </w:rPr>
        <w:t xml:space="preserve"> 本章小结</w:t>
      </w:r>
      <w:bookmarkEnd w:id="102"/>
    </w:p>
    <w:p w14:paraId="4685C231" w14:textId="77777777" w:rsidR="00E54D50" w:rsidRDefault="00353444">
      <w:pPr>
        <w:pStyle w:val="01-"/>
        <w:ind w:firstLine="480"/>
      </w:pPr>
      <w:r>
        <w:rPr>
          <w:rFonts w:ascii="宋体" w:hAnsi="宋体"/>
          <w:color w:val="000000"/>
        </w:rPr>
        <w:t>本章对毕业要求达成度计算系统进行了全面的测试与分析。测试环境包括服务器端和客户端的软硬件配置，测试方法涵盖黑盒测试、</w:t>
      </w:r>
      <w:proofErr w:type="gramStart"/>
      <w:r>
        <w:rPr>
          <w:rFonts w:ascii="宋体" w:hAnsi="宋体"/>
          <w:color w:val="000000"/>
        </w:rPr>
        <w:t>白盒测试</w:t>
      </w:r>
      <w:proofErr w:type="gramEnd"/>
      <w:r>
        <w:rPr>
          <w:rFonts w:ascii="宋体" w:hAnsi="宋体"/>
          <w:color w:val="000000"/>
        </w:rPr>
        <w:t>、自动化测试和手动测试。功能测试验证了矩阵上传、成绩上传、达成度计算等核心功能的正确性，</w:t>
      </w:r>
      <w:r>
        <w:rPr>
          <w:rFonts w:ascii="宋体" w:hAnsi="宋体" w:hint="eastAsia"/>
          <w:color w:val="000000"/>
        </w:rPr>
        <w:t>1</w:t>
      </w:r>
      <w:r>
        <w:rPr>
          <w:rFonts w:ascii="宋体" w:hAnsi="宋体"/>
          <w:color w:val="000000"/>
        </w:rPr>
        <w:t>2个测试用例中</w:t>
      </w:r>
      <w:r>
        <w:rPr>
          <w:rFonts w:ascii="宋体" w:hAnsi="宋体" w:hint="eastAsia"/>
          <w:color w:val="000000"/>
        </w:rPr>
        <w:t>12</w:t>
      </w:r>
      <w:r>
        <w:rPr>
          <w:rFonts w:ascii="宋体" w:hAnsi="宋体"/>
          <w:color w:val="000000"/>
        </w:rPr>
        <w:t>个通过，通过率为</w:t>
      </w:r>
      <w:r>
        <w:rPr>
          <w:rFonts w:ascii="宋体" w:hAnsi="宋体" w:hint="eastAsia"/>
          <w:color w:val="000000"/>
        </w:rPr>
        <w:t>100</w:t>
      </w:r>
      <w:r>
        <w:rPr>
          <w:rFonts w:ascii="宋体" w:hAnsi="宋体"/>
          <w:color w:val="000000"/>
        </w:rPr>
        <w:t>%。总体而言，系统功能完整、运行稳定、性能良好，达到了设计目标。</w:t>
      </w:r>
    </w:p>
    <w:p w14:paraId="1477BBC1" w14:textId="77777777" w:rsidR="00E54D50" w:rsidRDefault="00353444">
      <w:r>
        <w:br w:type="page"/>
      </w:r>
    </w:p>
    <w:p w14:paraId="506A8872" w14:textId="77777777" w:rsidR="00E54D50" w:rsidRDefault="00353444">
      <w:pPr>
        <w:pStyle w:val="09-"/>
        <w:spacing w:after="312"/>
      </w:pPr>
      <w:bookmarkStart w:id="103" w:name="_Toc6161"/>
      <w:r>
        <w:rPr>
          <w:rFonts w:hAnsi="黑体"/>
          <w:b/>
          <w:color w:val="000000"/>
        </w:rPr>
        <w:lastRenderedPageBreak/>
        <w:t>结　论</w:t>
      </w:r>
      <w:bookmarkEnd w:id="103"/>
    </w:p>
    <w:p w14:paraId="22015322" w14:textId="77777777" w:rsidR="00E54D50" w:rsidRDefault="00353444">
      <w:pPr>
        <w:pStyle w:val="01-"/>
        <w:ind w:firstLine="480"/>
      </w:pPr>
      <w:r>
        <w:rPr>
          <w:rFonts w:ascii="宋体" w:hAnsi="宋体"/>
          <w:color w:val="000000"/>
        </w:rPr>
        <w:t>本文设计并实现了一套基于Web的毕业要求达成度计算系统，旨在解决高校工程教育认证工作中传统人工计算方式效率低下、容易出错、数据管理困难等问题。系统采用前后端分离的架构模式，后端基于Django框架和Django REST Framework构建RESTful API，前端基于Vue.js 3和ECharts实现数据可视化，数据库选用SQLite3进行数据持久化。</w:t>
      </w:r>
    </w:p>
    <w:p w14:paraId="27DF1166" w14:textId="77777777" w:rsidR="00E54D50" w:rsidRDefault="00353444">
      <w:pPr>
        <w:pStyle w:val="01-"/>
        <w:ind w:firstLine="480"/>
      </w:pPr>
      <w:r>
        <w:rPr>
          <w:rFonts w:ascii="宋体" w:hAnsi="宋体"/>
          <w:color w:val="000000"/>
        </w:rPr>
        <w:t>系统实现了以下核心功能：支撑矩阵的Excel文件上传与自动解析，将毕业要求、指标点、课程和支撑关系等结构化数据存储到数据库中；PDF和Excel格式成绩文件的批量上传与智能解析，自动提取学号、课程名称和成绩信息，计算课程达成度；基于加权平均算法的三级达成度计算，严格按照工程教育认证标准，从课程达成度逐层汇总到指标点达成度和毕业要求达成度；多维</w:t>
      </w:r>
      <w:proofErr w:type="gramStart"/>
      <w:r>
        <w:rPr>
          <w:rFonts w:ascii="宋体" w:hAnsi="宋体"/>
          <w:color w:val="000000"/>
        </w:rPr>
        <w:t>度数据</w:t>
      </w:r>
      <w:proofErr w:type="gramEnd"/>
      <w:r>
        <w:rPr>
          <w:rFonts w:ascii="宋体" w:hAnsi="宋体"/>
          <w:color w:val="000000"/>
        </w:rPr>
        <w:t>可视化展示，通过仪表盘、条形图、饼图、雷达图等多种图表形式直观展示达成度分布情况；多届学生数据的独立管理和灵活切换，支持历史数据的追溯和对比分析。</w:t>
      </w:r>
    </w:p>
    <w:p w14:paraId="33AB4BEC" w14:textId="77777777" w:rsidR="00E54D50" w:rsidRDefault="00353444">
      <w:pPr>
        <w:pStyle w:val="01-"/>
        <w:ind w:firstLine="480"/>
      </w:pPr>
      <w:r>
        <w:rPr>
          <w:rFonts w:ascii="宋体" w:hAnsi="宋体"/>
          <w:color w:val="000000"/>
        </w:rPr>
        <w:t>在系统设计过程中，本文完成了以下工作：进行了全面的需求分析，从功能需求和非功能需求两个维度明确了系统的功能边界和质量要求；设计了前后端分离的系统架构，划分了七个核心功能模块，实现了模块间的高内聚低耦合；完成了数据库的概念模型设计和逻辑结构设计，定义了六张核心数据表及其关联关系；设计了RESTful风格的API接口，定义了认证、矩阵管理和达成度计算三类接口的规范；设计了学号届数提取算法、PDF解析算法和三级达成度计算算法，确保数据处理的准确性和计算结果的正确性；实现了后端服务、前端界面和核心算法，完成了系统的开发工作；对系统进行了全面的测试，验证了功能正确性和性能指标，发现并解决了系统中的问题。</w:t>
      </w:r>
    </w:p>
    <w:p w14:paraId="4D8C7CB8" w14:textId="77777777" w:rsidR="00E54D50" w:rsidRDefault="00353444">
      <w:pPr>
        <w:pStyle w:val="01-"/>
        <w:ind w:firstLine="480"/>
      </w:pPr>
      <w:r>
        <w:rPr>
          <w:rFonts w:ascii="宋体" w:hAnsi="宋体"/>
          <w:color w:val="000000"/>
        </w:rPr>
        <w:t>测试结果表明，系统能够准确解析支撑矩阵和成绩文件，正确计算各层次达成度，提供直观的数据可视化展示。系统的功能测试通过率达到</w:t>
      </w:r>
      <w:r>
        <w:rPr>
          <w:rFonts w:ascii="宋体" w:hAnsi="宋体" w:hint="eastAsia"/>
          <w:color w:val="000000"/>
        </w:rPr>
        <w:t>100</w:t>
      </w:r>
      <w:r>
        <w:rPr>
          <w:rFonts w:ascii="宋体" w:hAnsi="宋体"/>
          <w:color w:val="000000"/>
        </w:rPr>
        <w:t>%，运行稳定，界面友好，达到了设计目标。</w:t>
      </w:r>
    </w:p>
    <w:p w14:paraId="21996C79" w14:textId="77777777" w:rsidR="00E54D50" w:rsidRDefault="00353444">
      <w:pPr>
        <w:pStyle w:val="01-"/>
        <w:ind w:firstLine="480"/>
      </w:pPr>
      <w:r>
        <w:rPr>
          <w:rFonts w:ascii="宋体" w:hAnsi="宋体"/>
          <w:color w:val="000000"/>
        </w:rPr>
        <w:t>本文的主要创新点包括：设计了适应多种格式变体的PDF成绩单解析方案，通过灵活的正则匹配策略提高了系统的兼容性；实现了完整的三级达成度自动计算流程，将复杂的加权计算逻辑固化在系统中，确保了计算结果的准确性和一致性；提供了丰</w:t>
      </w:r>
      <w:r>
        <w:rPr>
          <w:rFonts w:ascii="宋体" w:hAnsi="宋体"/>
          <w:color w:val="000000"/>
        </w:rPr>
        <w:lastRenderedPageBreak/>
        <w:t>富的数据可视化功能，通过多种图表形式从不同维度展示达成度数据，为教学持续改进提供了有力的数据支撑。</w:t>
      </w:r>
    </w:p>
    <w:p w14:paraId="15E31854" w14:textId="77777777" w:rsidR="00E54D50" w:rsidRDefault="00353444">
      <w:pPr>
        <w:pStyle w:val="01-"/>
        <w:ind w:firstLine="480"/>
      </w:pPr>
      <w:r>
        <w:rPr>
          <w:rFonts w:ascii="宋体" w:hAnsi="宋体"/>
          <w:color w:val="000000"/>
        </w:rPr>
        <w:t>尽管系统已经实现了预期的功能，但仍存在一些不足之处：一是PDF解析功能对于部分特殊格式的文件支持不够完善，需要进一步提升解析算法的鲁棒性；二是系统的并发处理能力有限，在大量用户同时操作时可能出现性能瓶颈；三是前端界面在大数据量下的渲染性能有待进一步优化；四是系统的安全性设计相对简单，缺乏完善的权限管理和操作审计功能。</w:t>
      </w:r>
    </w:p>
    <w:p w14:paraId="44291519" w14:textId="77777777" w:rsidR="00E54D50" w:rsidRDefault="00353444">
      <w:pPr>
        <w:pStyle w:val="01-"/>
        <w:ind w:firstLine="480"/>
      </w:pPr>
      <w:r>
        <w:rPr>
          <w:rFonts w:ascii="宋体" w:hAnsi="宋体"/>
          <w:color w:val="000000"/>
        </w:rPr>
        <w:t>未来的改进方向包括：引入机器学习技术优化PDF解析算法，提高对复杂格式文件的识别准确率；采用异步任务队列（如Celery）处理耗时的文件解析和计算任务，提升系统的并发处理能力；引入前端性能优化技术（如虚拟滚动、Web Workers），改善大数据量下的用户体验；完善系统的安全机制，增加基于角色的权限管理和操作日志审计功能；探索与其他教学管理系统（如教务系统、在线学习平台）的数据对接，实现数据的自动同步和交换。</w:t>
      </w:r>
    </w:p>
    <w:p w14:paraId="771B3DF7" w14:textId="77777777" w:rsidR="00E54D50" w:rsidRDefault="00353444">
      <w:r>
        <w:br w:type="page"/>
      </w:r>
    </w:p>
    <w:p w14:paraId="6B251D6C" w14:textId="77777777" w:rsidR="00E54D50" w:rsidRDefault="00353444">
      <w:pPr>
        <w:pStyle w:val="09-"/>
        <w:spacing w:after="312"/>
      </w:pPr>
      <w:bookmarkStart w:id="104" w:name="_Toc20082"/>
      <w:r>
        <w:rPr>
          <w:rFonts w:hAnsi="黑体"/>
          <w:b/>
          <w:color w:val="000000"/>
        </w:rPr>
        <w:lastRenderedPageBreak/>
        <w:t>参考文献</w:t>
      </w:r>
      <w:bookmarkEnd w:id="104"/>
    </w:p>
    <w:p w14:paraId="09E69945" w14:textId="77777777" w:rsidR="00E54D50" w:rsidRDefault="00353444">
      <w:pPr>
        <w:pStyle w:val="27-"/>
        <w:ind w:left="420" w:hangingChars="200" w:hanging="420"/>
      </w:pPr>
      <w:r>
        <w:t xml:space="preserve">[1] </w:t>
      </w:r>
      <w:r>
        <w:t>马健</w:t>
      </w:r>
      <w:r>
        <w:t>,</w:t>
      </w:r>
      <w:r>
        <w:t>张丽岩</w:t>
      </w:r>
      <w:r>
        <w:t>,</w:t>
      </w:r>
      <w:r>
        <w:t>曹可意</w:t>
      </w:r>
      <w:r>
        <w:t>.</w:t>
      </w:r>
      <w:r>
        <w:t>基于</w:t>
      </w:r>
      <w:r>
        <w:t>MVC</w:t>
      </w:r>
      <w:r>
        <w:t>架构的课程达成度管理系统设计研究</w:t>
      </w:r>
      <w:r>
        <w:t>[J].</w:t>
      </w:r>
      <w:r>
        <w:t>高教学刊</w:t>
      </w:r>
      <w:r>
        <w:t>,2024,10(16):17-20.</w:t>
      </w:r>
    </w:p>
    <w:p w14:paraId="6E92A83B" w14:textId="77777777" w:rsidR="00E54D50" w:rsidRDefault="00353444">
      <w:pPr>
        <w:pStyle w:val="27-"/>
        <w:ind w:left="420" w:hangingChars="200" w:hanging="420"/>
      </w:pPr>
      <w:r>
        <w:t xml:space="preserve">[2] </w:t>
      </w:r>
      <w:proofErr w:type="gramStart"/>
      <w:r>
        <w:t>刘加强</w:t>
      </w:r>
      <w:proofErr w:type="gramEnd"/>
      <w:r>
        <w:t>,</w:t>
      </w:r>
      <w:r>
        <w:t>张林军</w:t>
      </w:r>
      <w:r>
        <w:t>,</w:t>
      </w:r>
      <w:r>
        <w:t>李昂</w:t>
      </w:r>
      <w:r>
        <w:t>.</w:t>
      </w:r>
      <w:r>
        <w:t>专业认证驱动下</w:t>
      </w:r>
      <w:r>
        <w:t>"</w:t>
      </w:r>
      <w:r>
        <w:t>给水排水管网系统</w:t>
      </w:r>
      <w:r>
        <w:t>"</w:t>
      </w:r>
      <w:r>
        <w:t>课程目标达成度的分析与评价</w:t>
      </w:r>
      <w:r>
        <w:t>[J].</w:t>
      </w:r>
      <w:r>
        <w:t>西南师范大学学报</w:t>
      </w:r>
      <w:r>
        <w:t>(</w:t>
      </w:r>
      <w:r>
        <w:t>自然科学版</w:t>
      </w:r>
      <w:r>
        <w:t>),2023,48(3):113-119.</w:t>
      </w:r>
    </w:p>
    <w:p w14:paraId="0B4CDA2B" w14:textId="77777777" w:rsidR="00E54D50" w:rsidRDefault="00353444">
      <w:pPr>
        <w:pStyle w:val="27-"/>
        <w:ind w:left="420" w:hangingChars="200" w:hanging="420"/>
      </w:pPr>
      <w:r>
        <w:t xml:space="preserve">[3] </w:t>
      </w:r>
      <w:r>
        <w:t>王超凡</w:t>
      </w:r>
      <w:r>
        <w:t>,</w:t>
      </w:r>
      <w:r>
        <w:t>朱承泽</w:t>
      </w:r>
      <w:r>
        <w:t>,</w:t>
      </w:r>
      <w:proofErr w:type="gramStart"/>
      <w:r>
        <w:t>王柏淋</w:t>
      </w:r>
      <w:proofErr w:type="gramEnd"/>
      <w:r>
        <w:t>,</w:t>
      </w:r>
      <w:r>
        <w:t>项月</w:t>
      </w:r>
      <w:r>
        <w:t>,</w:t>
      </w:r>
      <w:r>
        <w:t>邵子俊</w:t>
      </w:r>
      <w:r>
        <w:t>.</w:t>
      </w:r>
      <w:r>
        <w:t>基于鱼群算法优化的</w:t>
      </w:r>
      <w:r>
        <w:t>BP</w:t>
      </w:r>
      <w:r>
        <w:t>神经网络模型的师范专业毕业要求达成度评价</w:t>
      </w:r>
      <w:r>
        <w:t>[J].</w:t>
      </w:r>
      <w:r>
        <w:t>教育进展</w:t>
      </w:r>
      <w:r>
        <w:t>,2022,12(4):1177-1184.</w:t>
      </w:r>
    </w:p>
    <w:p w14:paraId="1E5A6B7B" w14:textId="77777777" w:rsidR="00E54D50" w:rsidRDefault="00353444">
      <w:pPr>
        <w:pStyle w:val="27-"/>
        <w:ind w:left="420" w:hangingChars="200" w:hanging="420"/>
      </w:pPr>
      <w:r>
        <w:t xml:space="preserve">[4] </w:t>
      </w:r>
      <w:r>
        <w:t>俞经虎</w:t>
      </w:r>
      <w:r>
        <w:t>,</w:t>
      </w:r>
      <w:r>
        <w:t>彭威</w:t>
      </w:r>
      <w:r>
        <w:t>,</w:t>
      </w:r>
      <w:r>
        <w:t>孙明</w:t>
      </w:r>
      <w:r>
        <w:t>,</w:t>
      </w:r>
      <w:r>
        <w:t>缪小进</w:t>
      </w:r>
      <w:r>
        <w:t>.</w:t>
      </w:r>
      <w:r>
        <w:t>机械工程专业课程目标的设定与评价</w:t>
      </w:r>
      <w:r>
        <w:t>——</w:t>
      </w:r>
      <w:r>
        <w:t>以</w:t>
      </w:r>
      <w:r>
        <w:t>"</w:t>
      </w:r>
      <w:r>
        <w:t>现代设计方法学</w:t>
      </w:r>
      <w:r>
        <w:t>"</w:t>
      </w:r>
      <w:r>
        <w:t>课程为例</w:t>
      </w:r>
      <w:r>
        <w:t>[J].</w:t>
      </w:r>
      <w:r>
        <w:t>工业和信息化教育</w:t>
      </w:r>
      <w:r>
        <w:t>,2021(7):146-151.</w:t>
      </w:r>
    </w:p>
    <w:p w14:paraId="0DDA0895" w14:textId="77777777" w:rsidR="00E54D50" w:rsidRDefault="00353444">
      <w:pPr>
        <w:pStyle w:val="27-"/>
        <w:ind w:left="420" w:hangingChars="200" w:hanging="420"/>
      </w:pPr>
      <w:r>
        <w:t xml:space="preserve">[5] </w:t>
      </w:r>
      <w:r>
        <w:t>刘坤</w:t>
      </w:r>
      <w:r>
        <w:t>,</w:t>
      </w:r>
      <w:r>
        <w:t>代玉</w:t>
      </w:r>
      <w:r>
        <w:t>,</w:t>
      </w:r>
      <w:r>
        <w:t>张志金</w:t>
      </w:r>
      <w:r>
        <w:t>,</w:t>
      </w:r>
      <w:r>
        <w:t>王贺欣</w:t>
      </w:r>
      <w:r>
        <w:t>.</w:t>
      </w:r>
      <w:r>
        <w:t>首批新工科研究与实践项目指南达成度评价及未来发展</w:t>
      </w:r>
      <w:proofErr w:type="gramStart"/>
      <w:r>
        <w:t>研</w:t>
      </w:r>
      <w:proofErr w:type="gramEnd"/>
      <w:r>
        <w:t>判</w:t>
      </w:r>
      <w:r>
        <w:t>[J].</w:t>
      </w:r>
      <w:r>
        <w:t>高等工程教育研究</w:t>
      </w:r>
      <w:r>
        <w:t>,2021(1):31-38.</w:t>
      </w:r>
    </w:p>
    <w:p w14:paraId="0087E6C4" w14:textId="77777777" w:rsidR="00E54D50" w:rsidRDefault="00353444">
      <w:pPr>
        <w:pStyle w:val="27-"/>
        <w:ind w:left="420" w:hangingChars="200" w:hanging="420"/>
      </w:pPr>
      <w:r>
        <w:t xml:space="preserve">[6] </w:t>
      </w:r>
      <w:r>
        <w:t>张丽岩</w:t>
      </w:r>
      <w:r>
        <w:t>,</w:t>
      </w:r>
      <w:r>
        <w:t>马健</w:t>
      </w:r>
      <w:r>
        <w:t>,</w:t>
      </w:r>
      <w:r>
        <w:t>王燕</w:t>
      </w:r>
      <w:r>
        <w:t>.</w:t>
      </w:r>
      <w:r>
        <w:t>基于</w:t>
      </w:r>
      <w:r>
        <w:t>OBE</w:t>
      </w:r>
      <w:r>
        <w:t>理念的课程目标达成度评价体系研究</w:t>
      </w:r>
      <w:r>
        <w:t>——</w:t>
      </w:r>
      <w:r>
        <w:t>以交通工程专业为例</w:t>
      </w:r>
      <w:r>
        <w:t>[J].</w:t>
      </w:r>
      <w:r>
        <w:t>高教学刊</w:t>
      </w:r>
      <w:r>
        <w:t>,2024,10(13):72-75.</w:t>
      </w:r>
    </w:p>
    <w:p w14:paraId="78ACAE3D" w14:textId="77777777" w:rsidR="00E54D50" w:rsidRDefault="00353444">
      <w:pPr>
        <w:pStyle w:val="27-"/>
        <w:ind w:left="420" w:hangingChars="200" w:hanging="420"/>
      </w:pPr>
      <w:r>
        <w:t xml:space="preserve">[7] </w:t>
      </w:r>
      <w:r>
        <w:t>郭良敏</w:t>
      </w:r>
      <w:r>
        <w:t>,</w:t>
      </w:r>
      <w:r>
        <w:t>陈宇</w:t>
      </w:r>
      <w:r>
        <w:t>,</w:t>
      </w:r>
      <w:r>
        <w:t>接标</w:t>
      </w:r>
      <w:r>
        <w:t>,</w:t>
      </w:r>
      <w:r>
        <w:t>等</w:t>
      </w:r>
      <w:r>
        <w:t>.</w:t>
      </w:r>
      <w:r>
        <w:t>工程认证下课程目标达成评价系统设计与实现</w:t>
      </w:r>
      <w:r>
        <w:t>[J].</w:t>
      </w:r>
      <w:r>
        <w:t>福建电脑</w:t>
      </w:r>
      <w:r>
        <w:t>,2022(12):84-88.</w:t>
      </w:r>
    </w:p>
    <w:p w14:paraId="13A54D7B" w14:textId="77777777" w:rsidR="00E54D50" w:rsidRDefault="00353444">
      <w:pPr>
        <w:pStyle w:val="27-"/>
        <w:ind w:left="420" w:hangingChars="200" w:hanging="420"/>
      </w:pPr>
      <w:r>
        <w:t xml:space="preserve">[8] </w:t>
      </w:r>
      <w:r>
        <w:t>赵</w:t>
      </w:r>
      <w:proofErr w:type="gramStart"/>
      <w:r>
        <w:t>淑欢</w:t>
      </w:r>
      <w:r>
        <w:t>,</w:t>
      </w:r>
      <w:r>
        <w:t>刘帅奇</w:t>
      </w:r>
      <w:proofErr w:type="gramEnd"/>
      <w:r>
        <w:t>.</w:t>
      </w:r>
      <w:r>
        <w:t>工程教育专业认证中项目管理能力的达成与评价</w:t>
      </w:r>
      <w:r>
        <w:t>——</w:t>
      </w:r>
      <w:r>
        <w:t>以项目管理与经济决策课程为例</w:t>
      </w:r>
      <w:r>
        <w:t>[J].</w:t>
      </w:r>
      <w:r>
        <w:t>河北工程大学学报</w:t>
      </w:r>
      <w:r>
        <w:t>(</w:t>
      </w:r>
      <w:r>
        <w:t>社会科学版</w:t>
      </w:r>
      <w:r>
        <w:t>),2025(3):102-108.</w:t>
      </w:r>
    </w:p>
    <w:p w14:paraId="479A1551" w14:textId="77777777" w:rsidR="00E54D50" w:rsidRDefault="00353444">
      <w:pPr>
        <w:pStyle w:val="27-"/>
        <w:ind w:left="420" w:hangingChars="200" w:hanging="420"/>
      </w:pPr>
      <w:r>
        <w:t xml:space="preserve">[9] </w:t>
      </w:r>
      <w:r>
        <w:t>张文学</w:t>
      </w:r>
      <w:r>
        <w:t>,</w:t>
      </w:r>
      <w:r>
        <w:t>张海宏</w:t>
      </w:r>
      <w:r>
        <w:t>,</w:t>
      </w:r>
      <w:r>
        <w:t>连</w:t>
      </w:r>
      <w:proofErr w:type="gramStart"/>
      <w:r>
        <w:t>世</w:t>
      </w:r>
      <w:proofErr w:type="gramEnd"/>
      <w:r>
        <w:t>新</w:t>
      </w:r>
      <w:r>
        <w:t>.</w:t>
      </w:r>
      <w:r>
        <w:t>基于</w:t>
      </w:r>
      <w:r>
        <w:t>OBE</w:t>
      </w:r>
      <w:r>
        <w:t>理念的</w:t>
      </w:r>
      <w:r>
        <w:t>"</w:t>
      </w:r>
      <w:r>
        <w:t>医学信息系统分析与设计</w:t>
      </w:r>
      <w:r>
        <w:t>"</w:t>
      </w:r>
      <w:r>
        <w:t>课程目标达成度评价</w:t>
      </w:r>
      <w:r>
        <w:t>[J].</w:t>
      </w:r>
      <w:r>
        <w:t>教育进展</w:t>
      </w:r>
      <w:r>
        <w:t>,2025.</w:t>
      </w:r>
    </w:p>
    <w:p w14:paraId="7D308FA6" w14:textId="77777777" w:rsidR="00E54D50" w:rsidRDefault="00353444">
      <w:pPr>
        <w:pStyle w:val="27-"/>
        <w:ind w:left="420" w:hangingChars="200" w:hanging="420"/>
      </w:pPr>
      <w:r>
        <w:t xml:space="preserve">[10] </w:t>
      </w:r>
      <w:r>
        <w:t>沙金</w:t>
      </w:r>
      <w:r>
        <w:t>,</w:t>
      </w:r>
      <w:r>
        <w:t>郑斯</w:t>
      </w:r>
      <w:proofErr w:type="gramStart"/>
      <w:r>
        <w:t>斯</w:t>
      </w:r>
      <w:proofErr w:type="gramEnd"/>
      <w:r>
        <w:t>.</w:t>
      </w:r>
      <w:r>
        <w:t>基于改进层次分析法的工程教育认证课程毕业要求达成度评价</w:t>
      </w:r>
      <w:r>
        <w:t>[J].</w:t>
      </w:r>
      <w:r>
        <w:t>大众科技</w:t>
      </w:r>
      <w:r>
        <w:t>,2022,24(2):129-132.</w:t>
      </w:r>
    </w:p>
    <w:p w14:paraId="4B03E198" w14:textId="77777777" w:rsidR="00E54D50" w:rsidRDefault="00353444">
      <w:pPr>
        <w:pStyle w:val="27-"/>
        <w:ind w:left="420" w:hangingChars="200" w:hanging="420"/>
      </w:pPr>
      <w:r>
        <w:t xml:space="preserve">[11] </w:t>
      </w:r>
      <w:r>
        <w:t>蓝天</w:t>
      </w:r>
      <w:proofErr w:type="gramStart"/>
      <w:r>
        <w:t>钰</w:t>
      </w:r>
      <w:proofErr w:type="gramEnd"/>
      <w:r>
        <w:t>,</w:t>
      </w:r>
      <w:r>
        <w:t>谭海婷</w:t>
      </w:r>
      <w:r>
        <w:t>,</w:t>
      </w:r>
      <w:r>
        <w:t>莫晓华</w:t>
      </w:r>
      <w:r>
        <w:t>.</w:t>
      </w:r>
      <w:r>
        <w:t>基于</w:t>
      </w:r>
      <w:r>
        <w:t>OBE</w:t>
      </w:r>
      <w:r>
        <w:t>理念的《交通管理与控制》课程教学改革与实践</w:t>
      </w:r>
      <w:r>
        <w:t>[J].</w:t>
      </w:r>
      <w:r>
        <w:t>教育进展</w:t>
      </w:r>
      <w:r>
        <w:t>,2026,16(2):1065-1070.</w:t>
      </w:r>
    </w:p>
    <w:p w14:paraId="6EF25BA8" w14:textId="77777777" w:rsidR="00E54D50" w:rsidRDefault="00353444">
      <w:pPr>
        <w:pStyle w:val="27-"/>
        <w:ind w:left="420" w:hangingChars="200" w:hanging="420"/>
      </w:pPr>
      <w:r>
        <w:t xml:space="preserve">[12] </w:t>
      </w:r>
      <w:r>
        <w:t>王福</w:t>
      </w:r>
      <w:r>
        <w:t>,</w:t>
      </w:r>
      <w:r>
        <w:t>李冬梅</w:t>
      </w:r>
      <w:r>
        <w:t>,</w:t>
      </w:r>
      <w:r>
        <w:t>杨斐</w:t>
      </w:r>
      <w:r>
        <w:t>,</w:t>
      </w:r>
      <w:r>
        <w:t>等</w:t>
      </w:r>
      <w:r>
        <w:t>.</w:t>
      </w:r>
      <w:r>
        <w:t>基于学生信息获取行为规律的信息检索课目</w:t>
      </w:r>
      <w:proofErr w:type="gramStart"/>
      <w:r>
        <w:t>标达成度</w:t>
      </w:r>
      <w:proofErr w:type="gramEnd"/>
      <w:r>
        <w:t>提升策略研究</w:t>
      </w:r>
      <w:r>
        <w:t>[J].</w:t>
      </w:r>
      <w:r>
        <w:t>现代情报</w:t>
      </w:r>
      <w:r>
        <w:t>,2024,44(11):152-161.</w:t>
      </w:r>
    </w:p>
    <w:p w14:paraId="62B33B42" w14:textId="77777777" w:rsidR="00E54D50" w:rsidRDefault="00353444">
      <w:pPr>
        <w:pStyle w:val="27-"/>
        <w:ind w:left="420" w:hangingChars="200" w:hanging="420"/>
      </w:pPr>
      <w:r>
        <w:t xml:space="preserve">[13] YANG </w:t>
      </w:r>
      <w:proofErr w:type="gramStart"/>
      <w:r>
        <w:t>Y,CHEN</w:t>
      </w:r>
      <w:proofErr w:type="gramEnd"/>
      <w:r>
        <w:t xml:space="preserve"> S,ZHU Y,et al.Knowledge graph empowerment from knowledge learning to graduation requirements achievement[J].PLOS ONE,2023,18(10):e0292903.</w:t>
      </w:r>
    </w:p>
    <w:p w14:paraId="10F53D4E" w14:textId="77777777" w:rsidR="00E54D50" w:rsidRDefault="00353444">
      <w:pPr>
        <w:pStyle w:val="27-"/>
        <w:ind w:left="420" w:hangingChars="200" w:hanging="420"/>
      </w:pPr>
      <w:r>
        <w:t xml:space="preserve">[14] LU </w:t>
      </w:r>
      <w:proofErr w:type="gramStart"/>
      <w:r>
        <w:t>Y,GUAN</w:t>
      </w:r>
      <w:proofErr w:type="gramEnd"/>
      <w:r>
        <w:t xml:space="preserve"> X,DONG X,et al.A readily executable system designed for graduation requirements evaluation[C]//2021 International Conference on Modern Management and Education Research (MMER 2021).Atlantis Press,2021:152-157.</w:t>
      </w:r>
    </w:p>
    <w:p w14:paraId="2B3D8326" w14:textId="77777777" w:rsidR="00E54D50" w:rsidRDefault="00353444">
      <w:pPr>
        <w:pStyle w:val="27-"/>
        <w:ind w:left="420" w:hangingChars="200" w:hanging="420"/>
      </w:pPr>
      <w:r>
        <w:t xml:space="preserve">[15] PATEL </w:t>
      </w:r>
      <w:proofErr w:type="gramStart"/>
      <w:r>
        <w:t>R,SHAH</w:t>
      </w:r>
      <w:proofErr w:type="gramEnd"/>
      <w:r>
        <w:t xml:space="preserve"> M.Implementing an application for attainment calculation of program outcomes and course outcomes[J].International Journal of Engineering and Advanced Technology,2022,11(4):D34090411422.</w:t>
      </w:r>
    </w:p>
    <w:p w14:paraId="71DD09EA" w14:textId="77777777" w:rsidR="00E54D50" w:rsidRDefault="00353444">
      <w:pPr>
        <w:pStyle w:val="27-"/>
        <w:ind w:left="420" w:hangingChars="200" w:hanging="420"/>
      </w:pPr>
      <w:r>
        <w:t xml:space="preserve">[16] AMIRTHARAJ </w:t>
      </w:r>
      <w:proofErr w:type="gramStart"/>
      <w:r>
        <w:t>S,CHANDRASEKARAN</w:t>
      </w:r>
      <w:proofErr w:type="gramEnd"/>
      <w:r>
        <w:t xml:space="preserve"> G,THIRUMOORTHY K,et al.A systematic approach for assessment of attainment in outcome-based education[J].Higher Education for the Future,2022,9(1):8-29.</w:t>
      </w:r>
    </w:p>
    <w:p w14:paraId="47D2504A" w14:textId="77777777" w:rsidR="00E54D50" w:rsidRDefault="00353444">
      <w:pPr>
        <w:pStyle w:val="27-"/>
        <w:ind w:left="420" w:hangingChars="200" w:hanging="420"/>
      </w:pPr>
      <w:r>
        <w:t xml:space="preserve">[17] BISWAL D </w:t>
      </w:r>
      <w:proofErr w:type="gramStart"/>
      <w:r>
        <w:t>K,MOHARANA</w:t>
      </w:r>
      <w:proofErr w:type="gramEnd"/>
      <w:r>
        <w:t xml:space="preserve"> B R,MUDULI K.Development of a framework for assessing the degree of course and program outcome attainment[J].Journal of Engineering Education Transformations,2025,38(3):158-170.</w:t>
      </w:r>
    </w:p>
    <w:p w14:paraId="6A5F1181" w14:textId="77777777" w:rsidR="00E54D50" w:rsidRDefault="00353444">
      <w:pPr>
        <w:pStyle w:val="27-"/>
        <w:ind w:left="420" w:hangingChars="200" w:hanging="420"/>
      </w:pPr>
      <w:r>
        <w:t xml:space="preserve">[18] THANGARAJ </w:t>
      </w:r>
      <w:proofErr w:type="gramStart"/>
      <w:r>
        <w:t>K,ANBUMALAR</w:t>
      </w:r>
      <w:proofErr w:type="gramEnd"/>
      <w:r>
        <w:t xml:space="preserve"> S,JAMUNA P,et al.Attainment of course outcomes and program outcomes in OBE[J].Journal of Engineering Education Transformations,2025,39(1):79-96.</w:t>
      </w:r>
    </w:p>
    <w:p w14:paraId="5C2F6DE9" w14:textId="77777777" w:rsidR="00E54D50" w:rsidRDefault="00353444">
      <w:pPr>
        <w:pStyle w:val="27-"/>
        <w:ind w:left="420" w:hangingChars="200" w:hanging="420"/>
      </w:pPr>
      <w:r>
        <w:lastRenderedPageBreak/>
        <w:t xml:space="preserve">[19] SENTHILKUMAR </w:t>
      </w:r>
      <w:proofErr w:type="gramStart"/>
      <w:r>
        <w:t>S,MOHAN</w:t>
      </w:r>
      <w:proofErr w:type="gramEnd"/>
      <w:r>
        <w:t xml:space="preserve"> V,SENTHIL KUMAR T,et al.Attainment calculations of course outcomes,program outcomes and program specific outcomes[J].International Journal of Education and Management Engineering,2024,14(5):35-45.</w:t>
      </w:r>
    </w:p>
    <w:p w14:paraId="22985AA3" w14:textId="77777777" w:rsidR="00E54D50" w:rsidRDefault="00353444">
      <w:pPr>
        <w:pStyle w:val="27-"/>
        <w:ind w:left="420" w:hangingChars="200" w:hanging="420"/>
      </w:pPr>
      <w:r>
        <w:t xml:space="preserve">[20] BHUVANESHWARI </w:t>
      </w:r>
      <w:proofErr w:type="gramStart"/>
      <w:r>
        <w:t>E,ZIEGANPALG</w:t>
      </w:r>
      <w:proofErr w:type="gramEnd"/>
      <w:r>
        <w:t xml:space="preserve"> R,PRAVEEN K,et al.An automated framework for CO-PO attainment calculation in outcome-based education[J].International Journal of Engineering Research &amp; Technology,2025.</w:t>
      </w:r>
    </w:p>
    <w:p w14:paraId="49D9F4A2" w14:textId="77777777" w:rsidR="00E54D50" w:rsidRDefault="00E54D50">
      <w:pPr>
        <w:pStyle w:val="27-"/>
        <w:ind w:left="420" w:hangingChars="200" w:hanging="420"/>
      </w:pPr>
    </w:p>
    <w:p w14:paraId="498AC763" w14:textId="77777777" w:rsidR="00E54D50" w:rsidRDefault="00E54D50">
      <w:pPr>
        <w:pStyle w:val="27-"/>
        <w:ind w:left="420" w:hangingChars="200" w:hanging="420"/>
      </w:pPr>
    </w:p>
    <w:p w14:paraId="6C100751" w14:textId="77777777" w:rsidR="00E54D50" w:rsidRDefault="00E54D50">
      <w:pPr>
        <w:pStyle w:val="27-"/>
        <w:ind w:left="420" w:hangingChars="200" w:hanging="420"/>
      </w:pPr>
    </w:p>
    <w:p w14:paraId="3DF58CE9" w14:textId="77777777" w:rsidR="00E54D50" w:rsidRDefault="00E54D50">
      <w:pPr>
        <w:pStyle w:val="27-"/>
        <w:ind w:left="420" w:hangingChars="200" w:hanging="420"/>
      </w:pPr>
    </w:p>
    <w:p w14:paraId="102BA26F" w14:textId="77777777" w:rsidR="00E54D50" w:rsidRDefault="00E54D50">
      <w:pPr>
        <w:pStyle w:val="27-"/>
        <w:ind w:left="420" w:hangingChars="200" w:hanging="420"/>
      </w:pPr>
    </w:p>
    <w:p w14:paraId="7503435A" w14:textId="77777777" w:rsidR="00E54D50" w:rsidRDefault="00353444">
      <w:r>
        <w:br w:type="page"/>
      </w:r>
    </w:p>
    <w:p w14:paraId="193BDB65" w14:textId="77777777" w:rsidR="00E54D50" w:rsidRDefault="00353444">
      <w:pPr>
        <w:pStyle w:val="09-"/>
        <w:spacing w:after="312"/>
      </w:pPr>
      <w:bookmarkStart w:id="105" w:name="_Toc27968"/>
      <w:r>
        <w:rPr>
          <w:rFonts w:hAnsi="黑体"/>
          <w:b/>
          <w:color w:val="000000"/>
        </w:rPr>
        <w:lastRenderedPageBreak/>
        <w:t>致　谢</w:t>
      </w:r>
      <w:bookmarkEnd w:id="105"/>
    </w:p>
    <w:p w14:paraId="285C635F" w14:textId="77777777" w:rsidR="00E54D50" w:rsidRDefault="00353444">
      <w:pPr>
        <w:pStyle w:val="01-"/>
        <w:ind w:firstLine="480"/>
      </w:pPr>
      <w:r>
        <w:rPr>
          <w:rFonts w:ascii="宋体" w:hAnsi="宋体"/>
          <w:color w:val="000000"/>
        </w:rPr>
        <w:t>时光荏苒，四年的大学生活即将画上句号。回首这段充实而难忘的旅程，心中充满感激之情。在毕业设计顺利完成之际，我向所有给予我帮助和支持的人致以最诚挚的谢意。</w:t>
      </w:r>
    </w:p>
    <w:p w14:paraId="7B5CF765" w14:textId="77777777" w:rsidR="00E54D50" w:rsidRDefault="00353444">
      <w:pPr>
        <w:pStyle w:val="01-"/>
        <w:ind w:firstLine="480"/>
      </w:pPr>
      <w:r>
        <w:rPr>
          <w:rFonts w:ascii="宋体" w:hAnsi="宋体"/>
          <w:color w:val="000000"/>
        </w:rPr>
        <w:t>首先，我要衷心感谢我的指导老师。从论文选题到系统设计，从代码实现到论文撰写，老师始终给予我悉心的指导和耐心的帮助。老师严谨的治学态度、渊博的专业知识和敏锐的学术洞察力，使我受益匪浅。每当我在研究中遇到困难和疑惑时，老师总是能够及时给予指导和建议，帮助我理清思路、解决问题。老师的教诲将是我今后工作和学习中宝贵的财富。</w:t>
      </w:r>
    </w:p>
    <w:p w14:paraId="388BCD43" w14:textId="77777777" w:rsidR="00E54D50" w:rsidRDefault="00353444">
      <w:pPr>
        <w:pStyle w:val="01-"/>
        <w:ind w:firstLine="480"/>
      </w:pPr>
      <w:r>
        <w:rPr>
          <w:rFonts w:ascii="宋体" w:hAnsi="宋体"/>
          <w:color w:val="000000"/>
        </w:rPr>
        <w:t>其次，我要感谢计算机学院的各位老师。四年来，老师们传授给我扎实的专业知识和技能，培养了我独立思考和解决问题的能力。正是在各位老师的教导下，我才能够完成这篇毕业设计。感谢学院提供的良好学习环境和丰富的实践资源，为我的成长提供了坚实的平台。</w:t>
      </w:r>
    </w:p>
    <w:p w14:paraId="664E48A6" w14:textId="77777777" w:rsidR="00E54D50" w:rsidRDefault="00353444">
      <w:pPr>
        <w:pStyle w:val="01-"/>
        <w:ind w:firstLine="480"/>
      </w:pPr>
      <w:r>
        <w:rPr>
          <w:rFonts w:ascii="宋体" w:hAnsi="宋体"/>
          <w:color w:val="000000"/>
        </w:rPr>
        <w:t>同时，我要感谢我的同学们。在毕业设计的过程中，我们相互讨论、相互启发，共同攻克技术难题。特别感谢在系统测试阶段帮助我进行测试的同学们，你们的反馈和建议对系统的完善起到了重要作用。四年同窗，我们共同经历了学习的苦与乐，这份友谊我将永远珍惜。</w:t>
      </w:r>
    </w:p>
    <w:p w14:paraId="6445E2D1" w14:textId="77777777" w:rsidR="00E54D50" w:rsidRDefault="00353444">
      <w:pPr>
        <w:pStyle w:val="01-"/>
        <w:ind w:firstLine="480"/>
      </w:pPr>
      <w:r>
        <w:rPr>
          <w:rFonts w:ascii="宋体" w:hAnsi="宋体"/>
          <w:color w:val="000000"/>
        </w:rPr>
        <w:t>最后，我要感谢我的家人。是你们无私的爱和支持，让我能够安心学习、顺利完成学业。你们的鼓励和理解是我前进的动力，你们的关心和牵挂是我坚强的后盾。在此，我向你们表达我最深的感激之情。</w:t>
      </w:r>
    </w:p>
    <w:sectPr w:rsidR="00E54D50">
      <w:pgSz w:w="11906" w:h="16838"/>
      <w:pgMar w:top="1985" w:right="1474" w:bottom="1474" w:left="1701" w:header="1361" w:footer="1134"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 w:author="ZXL" w:date="2026-05-07T22:02:00Z" w:initials="Z">
    <w:p w14:paraId="5331FCE0" w14:textId="77777777" w:rsidR="00353444" w:rsidRDefault="00353444">
      <w:pPr>
        <w:pStyle w:val="ac"/>
      </w:pPr>
      <w:r>
        <w:rPr>
          <w:rStyle w:val="ab"/>
        </w:rPr>
        <w:annotationRef/>
      </w:r>
      <w:r>
        <w:rPr>
          <w:rFonts w:hint="eastAsia"/>
        </w:rPr>
        <w:t>关键词必须出现在摘要里</w:t>
      </w:r>
    </w:p>
  </w:comment>
  <w:comment w:id="19" w:author="ZXL" w:date="2026-05-07T22:03:00Z" w:initials="Z">
    <w:p w14:paraId="3FBEF56B" w14:textId="77777777" w:rsidR="00353444" w:rsidRDefault="00353444">
      <w:pPr>
        <w:pStyle w:val="ac"/>
      </w:pPr>
      <w:r>
        <w:rPr>
          <w:rStyle w:val="ab"/>
        </w:rPr>
        <w:annotationRef/>
      </w:r>
      <w:r>
        <w:rPr>
          <w:rFonts w:hint="eastAsia"/>
        </w:rPr>
        <w:t>参考文献编号从1开始，调整后面参考文献的次序</w:t>
      </w:r>
    </w:p>
  </w:comment>
  <w:comment w:id="30" w:author="ZXL" w:date="2026-05-07T22:22:00Z" w:initials="Z">
    <w:p w14:paraId="1BD9CDC2" w14:textId="77777777" w:rsidR="00FA7E44" w:rsidRDefault="00FA7E44">
      <w:pPr>
        <w:pStyle w:val="ac"/>
      </w:pPr>
      <w:r>
        <w:rPr>
          <w:rStyle w:val="ab"/>
        </w:rPr>
        <w:annotationRef/>
      </w:r>
      <w:r>
        <w:rPr>
          <w:rFonts w:hint="eastAsia"/>
        </w:rPr>
        <w:t>第</w:t>
      </w:r>
      <w:r>
        <w:t>N</w:t>
      </w:r>
      <w:r>
        <w:rPr>
          <w:rFonts w:hint="eastAsia"/>
        </w:rPr>
        <w:t>章，改为阿拉伯数字</w:t>
      </w:r>
    </w:p>
  </w:comment>
  <w:comment w:id="36" w:author="ZXL" w:date="2026-05-07T22:24:00Z" w:initials="Z">
    <w:p w14:paraId="0DB754AF" w14:textId="77777777" w:rsidR="0018642B" w:rsidRDefault="0018642B">
      <w:pPr>
        <w:pStyle w:val="ac"/>
      </w:pPr>
      <w:r>
        <w:rPr>
          <w:rStyle w:val="ab"/>
        </w:rPr>
        <w:annotationRef/>
      </w:r>
      <w:r>
        <w:rPr>
          <w:rFonts w:hint="eastAsia"/>
        </w:rPr>
        <w:t>用例图如图2-1所示。</w:t>
      </w:r>
    </w:p>
    <w:p w14:paraId="4D3882CF" w14:textId="77777777" w:rsidR="0018642B" w:rsidRDefault="0018642B">
      <w:pPr>
        <w:pStyle w:val="ac"/>
        <w:rPr>
          <w:rFonts w:hint="eastAsia"/>
        </w:rPr>
      </w:pPr>
      <w:r>
        <w:rPr>
          <w:rFonts w:hint="eastAsia"/>
        </w:rPr>
        <w:t>所有的图表都要引用。</w:t>
      </w:r>
    </w:p>
  </w:comment>
  <w:comment w:id="45" w:author="ZXL" w:date="2026-05-07T22:26:00Z" w:initials="Z">
    <w:p w14:paraId="0BFF12BF" w14:textId="77777777" w:rsidR="0018642B" w:rsidRDefault="0018642B">
      <w:pPr>
        <w:pStyle w:val="ac"/>
      </w:pPr>
      <w:r>
        <w:rPr>
          <w:rStyle w:val="ab"/>
        </w:rPr>
        <w:annotationRef/>
      </w:r>
      <w:r>
        <w:rPr>
          <w:rFonts w:hint="eastAsia"/>
        </w:rPr>
        <w:t>这个不是流程图，是状态图吧</w:t>
      </w:r>
    </w:p>
  </w:comment>
  <w:comment w:id="48" w:author="ZXL" w:date="2026-05-07T22:27:00Z" w:initials="Z">
    <w:p w14:paraId="537EF12B" w14:textId="77777777" w:rsidR="0018642B" w:rsidRDefault="0018642B">
      <w:pPr>
        <w:pStyle w:val="ac"/>
      </w:pPr>
      <w:r>
        <w:rPr>
          <w:rStyle w:val="ab"/>
        </w:rPr>
        <w:annotationRef/>
      </w:r>
      <w:r>
        <w:rPr>
          <w:rFonts w:hint="eastAsia"/>
        </w:rPr>
        <w:t>所有的</w:t>
      </w:r>
      <w:proofErr w:type="gramStart"/>
      <w:r>
        <w:rPr>
          <w:rFonts w:hint="eastAsia"/>
        </w:rPr>
        <w:t>图重新</w:t>
      </w:r>
      <w:proofErr w:type="gramEnd"/>
      <w:r>
        <w:rPr>
          <w:rFonts w:hint="eastAsia"/>
        </w:rPr>
        <w:t>截屏，或者直接把源文件贴入W</w:t>
      </w:r>
      <w:r>
        <w:t>ORD</w:t>
      </w:r>
      <w:r>
        <w:rPr>
          <w:rFonts w:hint="eastAsia"/>
        </w:rPr>
        <w:t>，这样</w:t>
      </w:r>
      <w:proofErr w:type="gramStart"/>
      <w:r>
        <w:rPr>
          <w:rFonts w:hint="eastAsia"/>
        </w:rPr>
        <w:t>图才能</w:t>
      </w:r>
      <w:proofErr w:type="gramEnd"/>
      <w:r>
        <w:rPr>
          <w:rFonts w:hint="eastAsia"/>
        </w:rPr>
        <w:t>清晰</w:t>
      </w:r>
    </w:p>
  </w:comment>
  <w:comment w:id="51" w:author="ZXL" w:date="2026-05-07T22:27:00Z" w:initials="Z">
    <w:p w14:paraId="47F6D8E9" w14:textId="77777777" w:rsidR="0018642B" w:rsidRDefault="0018642B">
      <w:pPr>
        <w:pStyle w:val="ac"/>
      </w:pPr>
      <w:r>
        <w:rPr>
          <w:rStyle w:val="ab"/>
        </w:rPr>
        <w:annotationRef/>
      </w:r>
      <w:r>
        <w:rPr>
          <w:rFonts w:hint="eastAsia"/>
        </w:rPr>
        <w:t>每章从新页开始，加分页符</w:t>
      </w:r>
    </w:p>
  </w:comment>
  <w:comment w:id="57" w:author="ZXL" w:date="2026-05-07T22:28:00Z" w:initials="Z">
    <w:p w14:paraId="63EC37C3" w14:textId="77777777" w:rsidR="0018642B" w:rsidRDefault="0018642B">
      <w:pPr>
        <w:pStyle w:val="ac"/>
      </w:pPr>
      <w:r>
        <w:rPr>
          <w:rStyle w:val="ab"/>
        </w:rPr>
        <w:annotationRef/>
      </w:r>
      <w:r>
        <w:rPr>
          <w:rFonts w:hint="eastAsia"/>
        </w:rPr>
        <w:t>加一个E</w:t>
      </w:r>
      <w:r>
        <w:t>R</w:t>
      </w:r>
      <w:r>
        <w:rPr>
          <w:rFonts w:hint="eastAsia"/>
        </w:rPr>
        <w:t>图，不用标属性，就实体和联系</w:t>
      </w:r>
    </w:p>
  </w:comment>
  <w:comment w:id="94" w:author="ZXL" w:date="2026-05-07T22:32:00Z" w:initials="Z">
    <w:p w14:paraId="78241ADD" w14:textId="77777777" w:rsidR="0018642B" w:rsidRDefault="0018642B">
      <w:pPr>
        <w:pStyle w:val="ac"/>
      </w:pPr>
      <w:r>
        <w:rPr>
          <w:rStyle w:val="ab"/>
        </w:rPr>
        <w:annotationRef/>
      </w:r>
      <w:r>
        <w:rPr>
          <w:rFonts w:hint="eastAsia"/>
        </w:rPr>
        <w:t>增加一个测试用例的表格</w:t>
      </w:r>
      <w:bookmarkStart w:id="95" w:name="_GoBack"/>
      <w:bookmarkEnd w:id="9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31FCE0" w15:done="0"/>
  <w15:commentEx w15:paraId="3FBEF56B" w15:done="0"/>
  <w15:commentEx w15:paraId="1BD9CDC2" w15:done="0"/>
  <w15:commentEx w15:paraId="4D3882CF" w15:done="0"/>
  <w15:commentEx w15:paraId="0BFF12BF" w15:done="0"/>
  <w15:commentEx w15:paraId="537EF12B" w15:done="0"/>
  <w15:commentEx w15:paraId="47F6D8E9" w15:done="0"/>
  <w15:commentEx w15:paraId="63EC37C3" w15:done="0"/>
  <w15:commentEx w15:paraId="78241A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31FCE0" w16cid:durableId="2DA78A82"/>
  <w16cid:commentId w16cid:paraId="3FBEF56B" w16cid:durableId="2DA78AC8"/>
  <w16cid:commentId w16cid:paraId="1BD9CDC2" w16cid:durableId="2DA78F33"/>
  <w16cid:commentId w16cid:paraId="4D3882CF" w16cid:durableId="2DA78FB7"/>
  <w16cid:commentId w16cid:paraId="0BFF12BF" w16cid:durableId="2DA79014"/>
  <w16cid:commentId w16cid:paraId="537EF12B" w16cid:durableId="2DA7903D"/>
  <w16cid:commentId w16cid:paraId="47F6D8E9" w16cid:durableId="2DA7906B"/>
  <w16cid:commentId w16cid:paraId="63EC37C3" w16cid:durableId="2DA790A6"/>
  <w16cid:commentId w16cid:paraId="78241ADD" w16cid:durableId="2DA79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4B6790" w14:textId="77777777" w:rsidR="00C35F90" w:rsidRDefault="00C35F90">
      <w:r>
        <w:separator/>
      </w:r>
    </w:p>
  </w:endnote>
  <w:endnote w:type="continuationSeparator" w:id="0">
    <w:p w14:paraId="104CDD29" w14:textId="77777777" w:rsidR="00C35F90" w:rsidRDefault="00C35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华文细黑">
    <w:altName w:val="微软雅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4E9C6" w14:textId="77777777" w:rsidR="00353444" w:rsidRDefault="00353444">
    <w:pPr>
      <w:pStyle w:val="a3"/>
      <w:jc w:val="center"/>
      <w:rPr>
        <w:sz w:val="21"/>
        <w:szCs w:val="21"/>
      </w:rPr>
    </w:pPr>
  </w:p>
  <w:p w14:paraId="2E892813" w14:textId="77777777" w:rsidR="00353444" w:rsidRDefault="0035344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073340" w14:textId="77777777" w:rsidR="00353444" w:rsidRDefault="00353444">
    <w:pPr>
      <w:pStyle w:val="06-"/>
    </w:pPr>
    <w:r>
      <w:fldChar w:fldCharType="begin"/>
    </w:r>
    <w:r>
      <w:instrText xml:space="preserve">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FB06C3" w14:textId="77777777" w:rsidR="00C35F90" w:rsidRDefault="00C35F90">
      <w:r>
        <w:separator/>
      </w:r>
    </w:p>
  </w:footnote>
  <w:footnote w:type="continuationSeparator" w:id="0">
    <w:p w14:paraId="08FC72C8" w14:textId="77777777" w:rsidR="00C35F90" w:rsidRDefault="00C35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00DE2" w14:textId="77777777" w:rsidR="00353444" w:rsidRDefault="00353444">
    <w:pPr>
      <w:pStyle w:val="05-"/>
    </w:pPr>
    <w:r>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EAE7C" w14:textId="77777777" w:rsidR="00353444" w:rsidRDefault="00353444">
    <w:pPr>
      <w:pStyle w:val="05-"/>
    </w:pPr>
    <w:r>
      <w:rPr>
        <w:rFonts w:hint="eastAsia"/>
      </w:rPr>
      <w:t>北京理工大学本科生毕业设计（论文）</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XL">
    <w15:presenceInfo w15:providerId="None" w15:userId="ZX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trackRevisions/>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11605"/>
    <w:rsid w:val="000535F4"/>
    <w:rsid w:val="00057DEA"/>
    <w:rsid w:val="000647D2"/>
    <w:rsid w:val="00066C90"/>
    <w:rsid w:val="0008760E"/>
    <w:rsid w:val="00096425"/>
    <w:rsid w:val="000D3E0E"/>
    <w:rsid w:val="000D5025"/>
    <w:rsid w:val="000F7BC9"/>
    <w:rsid w:val="00125702"/>
    <w:rsid w:val="001264AC"/>
    <w:rsid w:val="0018642B"/>
    <w:rsid w:val="001A4D73"/>
    <w:rsid w:val="001B227A"/>
    <w:rsid w:val="00202AEE"/>
    <w:rsid w:val="00210C8B"/>
    <w:rsid w:val="00213E00"/>
    <w:rsid w:val="00253C5B"/>
    <w:rsid w:val="00254CEA"/>
    <w:rsid w:val="0025616A"/>
    <w:rsid w:val="00256B0A"/>
    <w:rsid w:val="00274DCE"/>
    <w:rsid w:val="002A0605"/>
    <w:rsid w:val="002A551C"/>
    <w:rsid w:val="002C447B"/>
    <w:rsid w:val="002D5FC7"/>
    <w:rsid w:val="002F4A52"/>
    <w:rsid w:val="00315FC3"/>
    <w:rsid w:val="003228AA"/>
    <w:rsid w:val="00331145"/>
    <w:rsid w:val="00353444"/>
    <w:rsid w:val="0038114A"/>
    <w:rsid w:val="003900A3"/>
    <w:rsid w:val="00395A4E"/>
    <w:rsid w:val="003B2D5A"/>
    <w:rsid w:val="003C795F"/>
    <w:rsid w:val="003D09A8"/>
    <w:rsid w:val="003D7B4A"/>
    <w:rsid w:val="0044111F"/>
    <w:rsid w:val="004429E5"/>
    <w:rsid w:val="00455DF3"/>
    <w:rsid w:val="00461A24"/>
    <w:rsid w:val="00464EA1"/>
    <w:rsid w:val="00486B9A"/>
    <w:rsid w:val="004B5971"/>
    <w:rsid w:val="004B629B"/>
    <w:rsid w:val="004C1AAB"/>
    <w:rsid w:val="0053526F"/>
    <w:rsid w:val="00562D84"/>
    <w:rsid w:val="005713C7"/>
    <w:rsid w:val="0057294E"/>
    <w:rsid w:val="00590630"/>
    <w:rsid w:val="00594E63"/>
    <w:rsid w:val="005D3166"/>
    <w:rsid w:val="005E74F1"/>
    <w:rsid w:val="005F52E0"/>
    <w:rsid w:val="005F5EDE"/>
    <w:rsid w:val="006205B4"/>
    <w:rsid w:val="00620677"/>
    <w:rsid w:val="00620798"/>
    <w:rsid w:val="00625601"/>
    <w:rsid w:val="00634377"/>
    <w:rsid w:val="00635C8B"/>
    <w:rsid w:val="0064448A"/>
    <w:rsid w:val="00660DC4"/>
    <w:rsid w:val="006860B8"/>
    <w:rsid w:val="006A5672"/>
    <w:rsid w:val="006A77C6"/>
    <w:rsid w:val="006C3861"/>
    <w:rsid w:val="006C607D"/>
    <w:rsid w:val="006C79F7"/>
    <w:rsid w:val="006F650D"/>
    <w:rsid w:val="007072B8"/>
    <w:rsid w:val="00715629"/>
    <w:rsid w:val="00721688"/>
    <w:rsid w:val="00732F93"/>
    <w:rsid w:val="00752A02"/>
    <w:rsid w:val="00767972"/>
    <w:rsid w:val="0079262D"/>
    <w:rsid w:val="007B27D3"/>
    <w:rsid w:val="007C67AE"/>
    <w:rsid w:val="00801295"/>
    <w:rsid w:val="00801493"/>
    <w:rsid w:val="0081701E"/>
    <w:rsid w:val="008307D1"/>
    <w:rsid w:val="0083416D"/>
    <w:rsid w:val="008630F5"/>
    <w:rsid w:val="00865D49"/>
    <w:rsid w:val="00871A84"/>
    <w:rsid w:val="00876D7E"/>
    <w:rsid w:val="0089790E"/>
    <w:rsid w:val="008B15F4"/>
    <w:rsid w:val="008B7363"/>
    <w:rsid w:val="008E5F38"/>
    <w:rsid w:val="008F78A3"/>
    <w:rsid w:val="0090053C"/>
    <w:rsid w:val="009137AF"/>
    <w:rsid w:val="009200F3"/>
    <w:rsid w:val="00922F7B"/>
    <w:rsid w:val="00935A3A"/>
    <w:rsid w:val="00935ED6"/>
    <w:rsid w:val="00942D92"/>
    <w:rsid w:val="0094727D"/>
    <w:rsid w:val="00956801"/>
    <w:rsid w:val="00971E11"/>
    <w:rsid w:val="009B6890"/>
    <w:rsid w:val="009C1A17"/>
    <w:rsid w:val="009D0163"/>
    <w:rsid w:val="00A106E7"/>
    <w:rsid w:val="00A1224C"/>
    <w:rsid w:val="00A41C68"/>
    <w:rsid w:val="00A52437"/>
    <w:rsid w:val="00A778C5"/>
    <w:rsid w:val="00A81D22"/>
    <w:rsid w:val="00A86B4B"/>
    <w:rsid w:val="00AA1B5E"/>
    <w:rsid w:val="00AB11B1"/>
    <w:rsid w:val="00AD2820"/>
    <w:rsid w:val="00AE63D0"/>
    <w:rsid w:val="00AF4C35"/>
    <w:rsid w:val="00B0769C"/>
    <w:rsid w:val="00B358D1"/>
    <w:rsid w:val="00B42FE0"/>
    <w:rsid w:val="00B43E8A"/>
    <w:rsid w:val="00BC6D30"/>
    <w:rsid w:val="00BF18FB"/>
    <w:rsid w:val="00C069A5"/>
    <w:rsid w:val="00C26943"/>
    <w:rsid w:val="00C3210C"/>
    <w:rsid w:val="00C35F90"/>
    <w:rsid w:val="00C568A3"/>
    <w:rsid w:val="00C73017"/>
    <w:rsid w:val="00C76A1D"/>
    <w:rsid w:val="00C93472"/>
    <w:rsid w:val="00CA04DE"/>
    <w:rsid w:val="00CA6FC6"/>
    <w:rsid w:val="00D163DA"/>
    <w:rsid w:val="00D20392"/>
    <w:rsid w:val="00D20885"/>
    <w:rsid w:val="00D51D88"/>
    <w:rsid w:val="00DA0110"/>
    <w:rsid w:val="00DA6817"/>
    <w:rsid w:val="00DB58EB"/>
    <w:rsid w:val="00DF6614"/>
    <w:rsid w:val="00E313A2"/>
    <w:rsid w:val="00E36DF3"/>
    <w:rsid w:val="00E54D50"/>
    <w:rsid w:val="00E9760A"/>
    <w:rsid w:val="00EB1275"/>
    <w:rsid w:val="00EE4C12"/>
    <w:rsid w:val="00EE5FB4"/>
    <w:rsid w:val="00EF2977"/>
    <w:rsid w:val="00EF4D9B"/>
    <w:rsid w:val="00F00D90"/>
    <w:rsid w:val="00F56A70"/>
    <w:rsid w:val="00F60141"/>
    <w:rsid w:val="00F71A84"/>
    <w:rsid w:val="00F72B33"/>
    <w:rsid w:val="00F75FD1"/>
    <w:rsid w:val="00F765A9"/>
    <w:rsid w:val="00F8280D"/>
    <w:rsid w:val="00F97C04"/>
    <w:rsid w:val="00FA2093"/>
    <w:rsid w:val="00FA7E44"/>
    <w:rsid w:val="00FB622C"/>
    <w:rsid w:val="00FC4790"/>
    <w:rsid w:val="00FC4EA6"/>
    <w:rsid w:val="00FC5E27"/>
    <w:rsid w:val="00FC6EAD"/>
    <w:rsid w:val="00FD5D85"/>
    <w:rsid w:val="00FE5D88"/>
    <w:rsid w:val="011E2303"/>
    <w:rsid w:val="02802E91"/>
    <w:rsid w:val="0397607D"/>
    <w:rsid w:val="03FF4043"/>
    <w:rsid w:val="049F168E"/>
    <w:rsid w:val="04FD4606"/>
    <w:rsid w:val="06DC2725"/>
    <w:rsid w:val="07097292"/>
    <w:rsid w:val="07D94EB6"/>
    <w:rsid w:val="07E32B27"/>
    <w:rsid w:val="08730092"/>
    <w:rsid w:val="08AA4C4F"/>
    <w:rsid w:val="095A2027"/>
    <w:rsid w:val="09AC22EE"/>
    <w:rsid w:val="0A0434DA"/>
    <w:rsid w:val="0C5C1C12"/>
    <w:rsid w:val="0D9773A6"/>
    <w:rsid w:val="0DBA695E"/>
    <w:rsid w:val="0DDD0653"/>
    <w:rsid w:val="0F0F6660"/>
    <w:rsid w:val="10CA5CE4"/>
    <w:rsid w:val="12B2567F"/>
    <w:rsid w:val="12EB6F78"/>
    <w:rsid w:val="13AB5BA5"/>
    <w:rsid w:val="13FC4407"/>
    <w:rsid w:val="143A6CDD"/>
    <w:rsid w:val="14643D5A"/>
    <w:rsid w:val="14720225"/>
    <w:rsid w:val="148F00B6"/>
    <w:rsid w:val="150177FB"/>
    <w:rsid w:val="15DB44F0"/>
    <w:rsid w:val="163F6DDD"/>
    <w:rsid w:val="169E164B"/>
    <w:rsid w:val="16EA49EA"/>
    <w:rsid w:val="175956CC"/>
    <w:rsid w:val="176D169A"/>
    <w:rsid w:val="17E07B9B"/>
    <w:rsid w:val="1997072D"/>
    <w:rsid w:val="1A5B79AD"/>
    <w:rsid w:val="1AAE21D3"/>
    <w:rsid w:val="1B6B3C20"/>
    <w:rsid w:val="1CD60C80"/>
    <w:rsid w:val="1F2B2044"/>
    <w:rsid w:val="206A094A"/>
    <w:rsid w:val="20AF57C6"/>
    <w:rsid w:val="210743EB"/>
    <w:rsid w:val="217D46AD"/>
    <w:rsid w:val="226A2E83"/>
    <w:rsid w:val="248A02FA"/>
    <w:rsid w:val="25344DAD"/>
    <w:rsid w:val="26552AD7"/>
    <w:rsid w:val="27117D71"/>
    <w:rsid w:val="28033B5E"/>
    <w:rsid w:val="28A80261"/>
    <w:rsid w:val="28F74D45"/>
    <w:rsid w:val="292D173D"/>
    <w:rsid w:val="29FB0865"/>
    <w:rsid w:val="2B1E7633"/>
    <w:rsid w:val="2B373B1E"/>
    <w:rsid w:val="2BE271C7"/>
    <w:rsid w:val="2C864D5D"/>
    <w:rsid w:val="2D6230D5"/>
    <w:rsid w:val="2E627F00"/>
    <w:rsid w:val="2F7C0AE2"/>
    <w:rsid w:val="2F917CA1"/>
    <w:rsid w:val="336F02F9"/>
    <w:rsid w:val="33BE302F"/>
    <w:rsid w:val="34271376"/>
    <w:rsid w:val="34503AB6"/>
    <w:rsid w:val="37117919"/>
    <w:rsid w:val="373B04F2"/>
    <w:rsid w:val="37906A90"/>
    <w:rsid w:val="37C8622A"/>
    <w:rsid w:val="38286CC9"/>
    <w:rsid w:val="39B079DC"/>
    <w:rsid w:val="39CD3FCC"/>
    <w:rsid w:val="3B0752BB"/>
    <w:rsid w:val="3B4F0A10"/>
    <w:rsid w:val="3B505A43"/>
    <w:rsid w:val="3C9C01AC"/>
    <w:rsid w:val="3CF719D1"/>
    <w:rsid w:val="3E216694"/>
    <w:rsid w:val="3E950E30"/>
    <w:rsid w:val="3F1E7077"/>
    <w:rsid w:val="42237A68"/>
    <w:rsid w:val="448E6105"/>
    <w:rsid w:val="46935C55"/>
    <w:rsid w:val="470619F4"/>
    <w:rsid w:val="470A33D3"/>
    <w:rsid w:val="47470193"/>
    <w:rsid w:val="47655843"/>
    <w:rsid w:val="477C19D0"/>
    <w:rsid w:val="478A4570"/>
    <w:rsid w:val="490B41C9"/>
    <w:rsid w:val="49CC7DFC"/>
    <w:rsid w:val="49DD60C4"/>
    <w:rsid w:val="49F47A9B"/>
    <w:rsid w:val="4AF52CCD"/>
    <w:rsid w:val="4BB02E05"/>
    <w:rsid w:val="4C137A41"/>
    <w:rsid w:val="4C1C493F"/>
    <w:rsid w:val="4C4F3781"/>
    <w:rsid w:val="4CB678D6"/>
    <w:rsid w:val="4CD945DE"/>
    <w:rsid w:val="4D2C4BAE"/>
    <w:rsid w:val="4E633F11"/>
    <w:rsid w:val="4E752F33"/>
    <w:rsid w:val="4E7A0C3D"/>
    <w:rsid w:val="4F5D32A4"/>
    <w:rsid w:val="50FB0FC7"/>
    <w:rsid w:val="514566E6"/>
    <w:rsid w:val="518731FF"/>
    <w:rsid w:val="51D57CCE"/>
    <w:rsid w:val="521C11F4"/>
    <w:rsid w:val="526F3A1A"/>
    <w:rsid w:val="529C6ABB"/>
    <w:rsid w:val="53C5766A"/>
    <w:rsid w:val="54085995"/>
    <w:rsid w:val="54E104D3"/>
    <w:rsid w:val="573B6250"/>
    <w:rsid w:val="58882214"/>
    <w:rsid w:val="58975A79"/>
    <w:rsid w:val="59017922"/>
    <w:rsid w:val="59152BA2"/>
    <w:rsid w:val="596A4F3B"/>
    <w:rsid w:val="59901C4F"/>
    <w:rsid w:val="5AB53D42"/>
    <w:rsid w:val="5CBF559E"/>
    <w:rsid w:val="5CEE01F5"/>
    <w:rsid w:val="5F7206A6"/>
    <w:rsid w:val="601F7E67"/>
    <w:rsid w:val="60C5514D"/>
    <w:rsid w:val="61C6117D"/>
    <w:rsid w:val="626C2C6C"/>
    <w:rsid w:val="628D3A49"/>
    <w:rsid w:val="62BD7917"/>
    <w:rsid w:val="62E93375"/>
    <w:rsid w:val="62FD472A"/>
    <w:rsid w:val="632C5010"/>
    <w:rsid w:val="649B41FB"/>
    <w:rsid w:val="64BC3F71"/>
    <w:rsid w:val="65E9543A"/>
    <w:rsid w:val="6677053C"/>
    <w:rsid w:val="669435F8"/>
    <w:rsid w:val="66E856F1"/>
    <w:rsid w:val="695A2ADD"/>
    <w:rsid w:val="699658D9"/>
    <w:rsid w:val="6AE76A24"/>
    <w:rsid w:val="6B6F118C"/>
    <w:rsid w:val="6C4B1174"/>
    <w:rsid w:val="6CE64481"/>
    <w:rsid w:val="6D9B34BE"/>
    <w:rsid w:val="6E8B1784"/>
    <w:rsid w:val="714E1137"/>
    <w:rsid w:val="717D77DC"/>
    <w:rsid w:val="722021E3"/>
    <w:rsid w:val="72D91741"/>
    <w:rsid w:val="73467A28"/>
    <w:rsid w:val="75481873"/>
    <w:rsid w:val="75712B21"/>
    <w:rsid w:val="76A809F9"/>
    <w:rsid w:val="7A592736"/>
    <w:rsid w:val="7B5C7195"/>
    <w:rsid w:val="7C2F7BF3"/>
    <w:rsid w:val="7CC77E2B"/>
    <w:rsid w:val="7CD15708"/>
    <w:rsid w:val="7CD97B5E"/>
    <w:rsid w:val="7DFF53A3"/>
    <w:rsid w:val="7E6A3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B4A18E"/>
  <w15:docId w15:val="{003647E1-3D73-44FC-AF4C-A0BD097C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nhideWhenUsed/>
    <w:qFormat/>
    <w:pPr>
      <w:widowControl w:val="0"/>
      <w:jc w:val="both"/>
    </w:pPr>
    <w:rPr>
      <w:rFonts w:asciiTheme="minorHAnsi" w:eastAsiaTheme="minorEastAsia" w:hAnsiTheme="minorHAnsi" w:cstheme="minorBidi"/>
      <w:kern w:val="2"/>
      <w:sz w:val="21"/>
      <w:szCs w:val="21"/>
    </w:rPr>
  </w:style>
  <w:style w:type="paragraph" w:styleId="1">
    <w:name w:val="heading 1"/>
    <w:next w:val="a"/>
    <w:link w:val="10"/>
    <w:uiPriority w:val="9"/>
    <w:semiHidden/>
    <w:qFormat/>
    <w:pPr>
      <w:autoSpaceDE w:val="0"/>
      <w:autoSpaceDN w:val="0"/>
      <w:adjustRightInd w:val="0"/>
      <w:ind w:firstLineChars="200" w:firstLine="420"/>
      <w:outlineLvl w:val="0"/>
    </w:pPr>
    <w:rPr>
      <w:rFonts w:asciiTheme="minorHAnsi" w:eastAsiaTheme="minorEastAsia" w:hAnsiTheme="minorHAnsi" w:cstheme="minorBidi"/>
      <w:b/>
      <w:color w:val="00008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semiHidden/>
    <w:unhideWhenUsed/>
    <w:qFormat/>
    <w:pPr>
      <w:ind w:leftChars="400" w:left="840"/>
    </w:pPr>
  </w:style>
  <w:style w:type="paragraph" w:styleId="a3">
    <w:name w:val="footer"/>
    <w:basedOn w:val="a"/>
    <w:link w:val="a4"/>
    <w:uiPriority w:val="99"/>
    <w:semiHidden/>
    <w:qFormat/>
    <w:pPr>
      <w:tabs>
        <w:tab w:val="center" w:pos="4153"/>
        <w:tab w:val="right" w:pos="8306"/>
      </w:tabs>
      <w:snapToGrid w:val="0"/>
      <w:jc w:val="left"/>
    </w:pPr>
    <w:rPr>
      <w:rFonts w:ascii="Times New Roman" w:eastAsia="宋体" w:hAnsi="Times New Roman" w:cs="Times New Roman"/>
      <w:sz w:val="18"/>
      <w:szCs w:val="18"/>
    </w:rPr>
  </w:style>
  <w:style w:type="paragraph" w:styleId="a5">
    <w:name w:val="header"/>
    <w:basedOn w:val="a"/>
    <w:link w:val="a6"/>
    <w:uiPriority w:val="99"/>
    <w:semiHidden/>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autoRedefine/>
    <w:uiPriority w:val="39"/>
    <w:semiHidden/>
    <w:unhideWhenUsed/>
    <w:qFormat/>
  </w:style>
  <w:style w:type="paragraph" w:styleId="TOC2">
    <w:name w:val="toc 2"/>
    <w:basedOn w:val="a"/>
    <w:next w:val="a"/>
    <w:autoRedefine/>
    <w:uiPriority w:val="39"/>
    <w:semiHidden/>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semiHidden/>
    <w:qFormat/>
    <w:rPr>
      <w:rFonts w:ascii="Tahoma" w:hAnsi="Tahoma" w:cs="Tahoma" w:hint="default"/>
      <w:color w:val="0000FF"/>
      <w:u w:val="none"/>
    </w:rPr>
  </w:style>
  <w:style w:type="paragraph" w:customStyle="1" w:styleId="11-">
    <w:name w:val="11-论文封面中文标题"/>
    <w:link w:val="11-0"/>
    <w:qFormat/>
    <w:pPr>
      <w:tabs>
        <w:tab w:val="left" w:pos="377"/>
      </w:tabs>
      <w:snapToGrid w:val="0"/>
      <w:spacing w:line="300" w:lineRule="auto"/>
      <w:jc w:val="center"/>
    </w:pPr>
    <w:rPr>
      <w:rFonts w:ascii="华文细黑" w:eastAsia="华文细黑" w:hAnsi="华文细黑"/>
      <w:b/>
      <w:kern w:val="2"/>
      <w:sz w:val="44"/>
      <w:szCs w:val="44"/>
      <w:lang w:bidi="en-US"/>
    </w:rPr>
  </w:style>
  <w:style w:type="paragraph" w:customStyle="1" w:styleId="12-">
    <w:name w:val="12-论文封面英文标题"/>
    <w:link w:val="12-0"/>
    <w:qFormat/>
    <w:pPr>
      <w:snapToGrid w:val="0"/>
      <w:spacing w:line="300" w:lineRule="auto"/>
      <w:jc w:val="center"/>
    </w:pPr>
    <w:rPr>
      <w:b/>
      <w:color w:val="000000"/>
      <w:kern w:val="2"/>
      <w:sz w:val="32"/>
      <w:szCs w:val="32"/>
    </w:rPr>
  </w:style>
  <w:style w:type="character" w:customStyle="1" w:styleId="11-0">
    <w:name w:val="11-论文封面中文标题 字符"/>
    <w:basedOn w:val="a0"/>
    <w:link w:val="11-"/>
    <w:qFormat/>
    <w:rPr>
      <w:rFonts w:ascii="华文细黑" w:eastAsia="华文细黑" w:hAnsi="华文细黑" w:cs="Times New Roman"/>
      <w:b/>
      <w:sz w:val="44"/>
      <w:szCs w:val="44"/>
      <w:lang w:bidi="en-US"/>
    </w:rPr>
  </w:style>
  <w:style w:type="character" w:customStyle="1" w:styleId="12-0">
    <w:name w:val="12-论文封面英文标题 字符"/>
    <w:basedOn w:val="a0"/>
    <w:link w:val="12-"/>
    <w:qFormat/>
    <w:rPr>
      <w:rFonts w:ascii="Times New Roman" w:eastAsia="宋体" w:hAnsi="Times New Roman" w:cs="Times New Roman"/>
      <w:b/>
      <w:color w:val="000000"/>
      <w:sz w:val="32"/>
      <w:szCs w:val="32"/>
    </w:rPr>
  </w:style>
  <w:style w:type="paragraph" w:customStyle="1" w:styleId="13-">
    <w:name w:val="13-封面基本信息"/>
    <w:link w:val="13-0"/>
    <w:qFormat/>
    <w:pPr>
      <w:jc w:val="center"/>
    </w:pPr>
    <w:rPr>
      <w:kern w:val="2"/>
      <w:sz w:val="32"/>
      <w:szCs w:val="32"/>
    </w:rPr>
  </w:style>
  <w:style w:type="character" w:customStyle="1" w:styleId="13-0">
    <w:name w:val="13-封面基本信息 字符"/>
    <w:basedOn w:val="a0"/>
    <w:link w:val="13-"/>
    <w:qFormat/>
    <w:rPr>
      <w:rFonts w:ascii="Times New Roman" w:eastAsia="宋体" w:hAnsi="Times New Roman" w:cs="Times New Roman"/>
      <w:sz w:val="32"/>
      <w:szCs w:val="32"/>
    </w:rPr>
  </w:style>
  <w:style w:type="character" w:customStyle="1" w:styleId="a4">
    <w:name w:val="页脚 字符"/>
    <w:basedOn w:val="a0"/>
    <w:link w:val="a3"/>
    <w:uiPriority w:val="99"/>
    <w:semiHidden/>
    <w:qFormat/>
    <w:rPr>
      <w:rFonts w:ascii="Times New Roman" w:eastAsia="宋体" w:hAnsi="Times New Roman" w:cs="Times New Roman"/>
      <w:sz w:val="18"/>
      <w:szCs w:val="18"/>
    </w:rPr>
  </w:style>
  <w:style w:type="paragraph" w:customStyle="1" w:styleId="14-">
    <w:name w:val="14-封面日期格式"/>
    <w:link w:val="14-0"/>
    <w:qFormat/>
    <w:pPr>
      <w:jc w:val="center"/>
    </w:pPr>
    <w:rPr>
      <w:rFonts w:ascii="宋体" w:hAnsi="宋体"/>
      <w:sz w:val="32"/>
      <w:szCs w:val="32"/>
    </w:rPr>
  </w:style>
  <w:style w:type="paragraph" w:customStyle="1" w:styleId="05-">
    <w:name w:val="05-页眉格式"/>
    <w:basedOn w:val="a5"/>
    <w:link w:val="05-0"/>
    <w:qFormat/>
    <w:rPr>
      <w:rFonts w:ascii="Times New Roman" w:eastAsia="宋体" w:hAnsi="Times New Roman" w:cs="Times New Roman"/>
      <w:spacing w:val="10"/>
      <w:sz w:val="28"/>
      <w:szCs w:val="28"/>
    </w:rPr>
  </w:style>
  <w:style w:type="character" w:customStyle="1" w:styleId="14-0">
    <w:name w:val="14-封面日期格式 字符"/>
    <w:basedOn w:val="a0"/>
    <w:link w:val="14-"/>
    <w:qFormat/>
    <w:rPr>
      <w:rFonts w:ascii="宋体" w:eastAsia="宋体" w:hAnsi="宋体" w:cs="Times New Roman"/>
      <w:kern w:val="0"/>
      <w:sz w:val="32"/>
      <w:szCs w:val="32"/>
    </w:rPr>
  </w:style>
  <w:style w:type="character" w:customStyle="1" w:styleId="05-0">
    <w:name w:val="05-页眉格式 字符"/>
    <w:basedOn w:val="a6"/>
    <w:link w:val="05-"/>
    <w:qFormat/>
    <w:rPr>
      <w:rFonts w:ascii="Times New Roman" w:eastAsia="宋体" w:hAnsi="Times New Roman" w:cs="Times New Roman"/>
      <w:spacing w:val="10"/>
      <w:sz w:val="28"/>
      <w:szCs w:val="28"/>
    </w:rPr>
  </w:style>
  <w:style w:type="character" w:customStyle="1" w:styleId="a6">
    <w:name w:val="页眉 字符"/>
    <w:basedOn w:val="a0"/>
    <w:link w:val="a5"/>
    <w:uiPriority w:val="99"/>
    <w:semiHidden/>
    <w:qFormat/>
    <w:rPr>
      <w:sz w:val="18"/>
      <w:szCs w:val="18"/>
    </w:rPr>
  </w:style>
  <w:style w:type="paragraph" w:customStyle="1" w:styleId="10-">
    <w:name w:val="10-封面论文类型"/>
    <w:basedOn w:val="a"/>
    <w:link w:val="10-0"/>
    <w:qFormat/>
    <w:pPr>
      <w:jc w:val="center"/>
    </w:pPr>
    <w:rPr>
      <w:rFonts w:ascii="宋体" w:eastAsia="宋体" w:hAnsi="宋体"/>
      <w:b/>
      <w:spacing w:val="60"/>
      <w:kern w:val="44"/>
      <w:sz w:val="72"/>
      <w:szCs w:val="72"/>
    </w:rPr>
  </w:style>
  <w:style w:type="character" w:customStyle="1" w:styleId="10-0">
    <w:name w:val="10-封面论文类型 字符"/>
    <w:basedOn w:val="a0"/>
    <w:link w:val="10-"/>
    <w:qFormat/>
    <w:rPr>
      <w:rFonts w:ascii="宋体" w:eastAsia="宋体" w:hAnsi="宋体"/>
      <w:b/>
      <w:spacing w:val="60"/>
      <w:kern w:val="44"/>
      <w:sz w:val="72"/>
      <w:szCs w:val="72"/>
    </w:rPr>
  </w:style>
  <w:style w:type="paragraph" w:customStyle="1" w:styleId="15-">
    <w:name w:val="15-声明页标题"/>
    <w:basedOn w:val="a"/>
    <w:link w:val="15-0"/>
    <w:qFormat/>
    <w:pPr>
      <w:widowControl/>
      <w:spacing w:beforeLines="100" w:before="312" w:afterLines="100" w:after="312"/>
      <w:jc w:val="center"/>
    </w:pPr>
    <w:rPr>
      <w:rFonts w:ascii="黑体" w:eastAsia="黑体" w:hAnsi="Times New Roman" w:cs="Times New Roman"/>
      <w:b/>
      <w:sz w:val="44"/>
      <w:szCs w:val="36"/>
    </w:rPr>
  </w:style>
  <w:style w:type="paragraph" w:customStyle="1" w:styleId="17-">
    <w:name w:val="17-声明页正文"/>
    <w:basedOn w:val="a"/>
    <w:link w:val="17-0"/>
    <w:qFormat/>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qFormat/>
    <w:rPr>
      <w:rFonts w:ascii="黑体" w:eastAsia="黑体" w:hAnsi="Times New Roman" w:cs="Times New Roman"/>
      <w:b/>
      <w:sz w:val="44"/>
      <w:szCs w:val="36"/>
    </w:rPr>
  </w:style>
  <w:style w:type="paragraph" w:customStyle="1" w:styleId="16-">
    <w:name w:val="16-声明页签名"/>
    <w:basedOn w:val="a"/>
    <w:link w:val="16-0"/>
    <w:qFormat/>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qFormat/>
    <w:rPr>
      <w:rFonts w:ascii="宋体" w:eastAsia="宋体" w:hAnsi="宋体" w:cs="宋体"/>
      <w:sz w:val="30"/>
      <w:szCs w:val="20"/>
    </w:rPr>
  </w:style>
  <w:style w:type="paragraph" w:customStyle="1" w:styleId="19-">
    <w:name w:val="19-中文摘要关键词"/>
    <w:link w:val="19-0"/>
    <w:qFormat/>
    <w:pPr>
      <w:spacing w:line="440" w:lineRule="exact"/>
      <w:jc w:val="both"/>
    </w:pPr>
    <w:rPr>
      <w:rFonts w:ascii="黑体" w:eastAsia="黑体"/>
      <w:b/>
      <w:kern w:val="2"/>
      <w:sz w:val="24"/>
      <w:szCs w:val="24"/>
    </w:rPr>
  </w:style>
  <w:style w:type="character" w:customStyle="1" w:styleId="16-0">
    <w:name w:val="16-声明页签名 字符"/>
    <w:basedOn w:val="a0"/>
    <w:link w:val="16-"/>
    <w:qFormat/>
    <w:rPr>
      <w:rFonts w:ascii="宋体" w:eastAsia="宋体" w:hAnsi="宋体" w:cs="宋体"/>
      <w:sz w:val="30"/>
      <w:szCs w:val="20"/>
    </w:rPr>
  </w:style>
  <w:style w:type="character" w:customStyle="1" w:styleId="19-0">
    <w:name w:val="19-中文摘要关键词 字符"/>
    <w:basedOn w:val="a0"/>
    <w:link w:val="19-"/>
    <w:qFormat/>
    <w:rPr>
      <w:rFonts w:ascii="黑体" w:eastAsia="黑体" w:hAnsi="Times New Roman" w:cs="Times New Roman"/>
      <w:b/>
      <w:sz w:val="24"/>
      <w:szCs w:val="24"/>
    </w:rPr>
  </w:style>
  <w:style w:type="paragraph" w:customStyle="1" w:styleId="01-">
    <w:name w:val="01-正文"/>
    <w:link w:val="01-0"/>
    <w:qFormat/>
    <w:pPr>
      <w:autoSpaceDE w:val="0"/>
      <w:autoSpaceDN w:val="0"/>
      <w:adjustRightInd w:val="0"/>
      <w:spacing w:line="440" w:lineRule="exact"/>
      <w:ind w:firstLineChars="200" w:firstLine="200"/>
      <w:jc w:val="both"/>
    </w:pPr>
    <w:rPr>
      <w:sz w:val="24"/>
      <w:szCs w:val="24"/>
    </w:rPr>
  </w:style>
  <w:style w:type="character" w:customStyle="1" w:styleId="01-0">
    <w:name w:val="01-正文 字符"/>
    <w:basedOn w:val="a0"/>
    <w:link w:val="01-"/>
    <w:qFormat/>
    <w:rPr>
      <w:rFonts w:ascii="Times New Roman" w:eastAsia="宋体" w:hAnsi="Times New Roman" w:cs="Times New Roman"/>
      <w:kern w:val="0"/>
      <w:sz w:val="24"/>
      <w:szCs w:val="24"/>
    </w:rPr>
  </w:style>
  <w:style w:type="paragraph" w:customStyle="1" w:styleId="18-">
    <w:name w:val="18-中文摘要标题"/>
    <w:next w:val="01-"/>
    <w:qFormat/>
    <w:pPr>
      <w:snapToGrid w:val="0"/>
      <w:spacing w:beforeLines="100" w:before="312" w:afterLines="100" w:after="312"/>
      <w:jc w:val="center"/>
    </w:pPr>
    <w:rPr>
      <w:rFonts w:ascii="黑体" w:eastAsia="黑体"/>
      <w:b/>
      <w:bCs/>
      <w:kern w:val="2"/>
      <w:sz w:val="36"/>
      <w:szCs w:val="32"/>
    </w:rPr>
  </w:style>
  <w:style w:type="paragraph" w:customStyle="1" w:styleId="02-">
    <w:name w:val="02-一级标题"/>
    <w:link w:val="02-0"/>
    <w:qFormat/>
    <w:pPr>
      <w:spacing w:beforeLines="50" w:before="50" w:afterLines="100" w:after="100" w:line="360" w:lineRule="auto"/>
      <w:jc w:val="center"/>
      <w:outlineLvl w:val="0"/>
    </w:pPr>
    <w:rPr>
      <w:rFonts w:ascii="黑体" w:eastAsia="黑体"/>
      <w:b/>
      <w:bCs/>
      <w:kern w:val="44"/>
      <w:sz w:val="32"/>
      <w:szCs w:val="44"/>
    </w:rPr>
  </w:style>
  <w:style w:type="character" w:customStyle="1" w:styleId="10">
    <w:name w:val="标题 1 字符"/>
    <w:basedOn w:val="a0"/>
    <w:link w:val="1"/>
    <w:uiPriority w:val="9"/>
    <w:semiHidden/>
    <w:qFormat/>
    <w:rPr>
      <w:b/>
      <w:color w:val="000080"/>
      <w:kern w:val="0"/>
    </w:rPr>
  </w:style>
  <w:style w:type="paragraph" w:customStyle="1" w:styleId="22-">
    <w:name w:val="22-英文摘要正文"/>
    <w:link w:val="22-0"/>
    <w:qFormat/>
    <w:pPr>
      <w:spacing w:line="440" w:lineRule="exact"/>
      <w:ind w:firstLineChars="200" w:firstLine="200"/>
      <w:jc w:val="both"/>
    </w:pPr>
    <w:rPr>
      <w:rFonts w:eastAsia="Times New Roman"/>
      <w:color w:val="000000" w:themeColor="text1"/>
      <w:kern w:val="2"/>
      <w:sz w:val="24"/>
      <w:szCs w:val="24"/>
    </w:rPr>
  </w:style>
  <w:style w:type="paragraph" w:customStyle="1" w:styleId="21-">
    <w:name w:val="21-英文摘要关键词"/>
    <w:link w:val="21-0"/>
    <w:qFormat/>
    <w:pPr>
      <w:autoSpaceDE w:val="0"/>
      <w:autoSpaceDN w:val="0"/>
      <w:adjustRightInd w:val="0"/>
      <w:spacing w:line="440" w:lineRule="exact"/>
    </w:pPr>
    <w:rPr>
      <w:b/>
      <w:bCs/>
      <w:sz w:val="24"/>
      <w:szCs w:val="24"/>
    </w:rPr>
  </w:style>
  <w:style w:type="character" w:customStyle="1" w:styleId="22-0">
    <w:name w:val="22-英文摘要正文 字符"/>
    <w:basedOn w:val="a0"/>
    <w:link w:val="22-"/>
    <w:qFormat/>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qFormat/>
    <w:rPr>
      <w:rFonts w:ascii="Times New Roman" w:eastAsia="宋体" w:hAnsi="Times New Roman" w:cs="Times New Roman"/>
      <w:b/>
      <w:bCs/>
      <w:kern w:val="0"/>
      <w:sz w:val="24"/>
      <w:szCs w:val="24"/>
    </w:rPr>
  </w:style>
  <w:style w:type="paragraph" w:customStyle="1" w:styleId="20-">
    <w:name w:val="20-英文摘要标题"/>
    <w:link w:val="20-0"/>
    <w:qFormat/>
    <w:pPr>
      <w:spacing w:beforeLines="100" w:before="100" w:afterLines="100" w:after="100" w:line="360" w:lineRule="auto"/>
      <w:jc w:val="center"/>
    </w:pPr>
    <w:rPr>
      <w:rFonts w:eastAsia="黑体" w:cstheme="minorBidi"/>
      <w:b/>
      <w:kern w:val="2"/>
      <w:sz w:val="32"/>
      <w:szCs w:val="21"/>
    </w:rPr>
  </w:style>
  <w:style w:type="character" w:customStyle="1" w:styleId="20-0">
    <w:name w:val="20-英文摘要标题 字符"/>
    <w:basedOn w:val="a0"/>
    <w:link w:val="20-"/>
    <w:qFormat/>
    <w:rPr>
      <w:rFonts w:ascii="Times New Roman" w:eastAsia="黑体" w:hAnsi="Times New Roman"/>
      <w:b/>
      <w:sz w:val="32"/>
    </w:rPr>
  </w:style>
  <w:style w:type="paragraph" w:customStyle="1" w:styleId="23-">
    <w:name w:val="23-目录标题"/>
    <w:qFormat/>
    <w:pPr>
      <w:spacing w:beforeLines="150" w:before="150" w:afterLines="100" w:after="100" w:line="300" w:lineRule="auto"/>
      <w:jc w:val="center"/>
    </w:pPr>
    <w:rPr>
      <w:rFonts w:ascii="黑体" w:eastAsia="黑体" w:hAnsi="宋体" w:cs="宋体"/>
      <w:kern w:val="2"/>
      <w:sz w:val="32"/>
    </w:rPr>
  </w:style>
  <w:style w:type="paragraph" w:customStyle="1" w:styleId="03-">
    <w:name w:val="03-二级标题"/>
    <w:link w:val="03-0"/>
    <w:qFormat/>
    <w:pPr>
      <w:spacing w:beforeLines="50" w:before="50" w:line="360" w:lineRule="auto"/>
      <w:jc w:val="both"/>
      <w:outlineLvl w:val="1"/>
    </w:pPr>
    <w:rPr>
      <w:rFonts w:ascii="黑体" w:eastAsia="黑体"/>
      <w:b/>
      <w:bCs/>
      <w:kern w:val="2"/>
      <w:sz w:val="28"/>
      <w:szCs w:val="28"/>
    </w:rPr>
  </w:style>
  <w:style w:type="paragraph" w:customStyle="1" w:styleId="24-">
    <w:name w:val="24-一级目录"/>
    <w:basedOn w:val="TOC1"/>
    <w:link w:val="24-0"/>
    <w:qFormat/>
    <w:pPr>
      <w:tabs>
        <w:tab w:val="right" w:leader="dot" w:pos="8721"/>
      </w:tabs>
      <w:spacing w:line="440" w:lineRule="exact"/>
      <w:jc w:val="left"/>
    </w:pPr>
    <w:rPr>
      <w:rFonts w:ascii="宋体" w:eastAsia="宋体" w:hAnsi="Times New Roman" w:cs="宋体"/>
      <w:kern w:val="44"/>
      <w:sz w:val="24"/>
      <w:szCs w:val="20"/>
    </w:rPr>
  </w:style>
  <w:style w:type="character" w:customStyle="1" w:styleId="TOC10">
    <w:name w:val="TOC 1 字符"/>
    <w:basedOn w:val="a0"/>
    <w:link w:val="TOC1"/>
    <w:uiPriority w:val="39"/>
    <w:semiHidden/>
    <w:qFormat/>
  </w:style>
  <w:style w:type="character" w:customStyle="1" w:styleId="02-0">
    <w:name w:val="02-一级标题 字符"/>
    <w:basedOn w:val="a0"/>
    <w:link w:val="02-"/>
    <w:qFormat/>
    <w:rPr>
      <w:rFonts w:ascii="黑体" w:eastAsia="黑体" w:hAnsi="Times New Roman" w:cs="Times New Roman"/>
      <w:b/>
      <w:bCs/>
      <w:kern w:val="44"/>
      <w:sz w:val="32"/>
      <w:szCs w:val="44"/>
    </w:rPr>
  </w:style>
  <w:style w:type="paragraph" w:customStyle="1" w:styleId="04-">
    <w:name w:val="04-三级标题"/>
    <w:link w:val="04-0"/>
    <w:qFormat/>
    <w:pPr>
      <w:spacing w:beforeLines="50" w:before="50" w:line="360" w:lineRule="auto"/>
      <w:jc w:val="both"/>
      <w:outlineLvl w:val="2"/>
    </w:pPr>
    <w:rPr>
      <w:rFonts w:ascii="黑体" w:eastAsia="黑体"/>
      <w:b/>
      <w:bCs/>
      <w:kern w:val="2"/>
      <w:sz w:val="24"/>
      <w:szCs w:val="24"/>
    </w:rPr>
  </w:style>
  <w:style w:type="paragraph" w:customStyle="1" w:styleId="25-">
    <w:name w:val="25-二级目录"/>
    <w:basedOn w:val="TOC2"/>
    <w:link w:val="25-0"/>
    <w:qFormat/>
    <w:pPr>
      <w:tabs>
        <w:tab w:val="right" w:leader="dot" w:pos="8834"/>
      </w:tabs>
      <w:spacing w:line="440" w:lineRule="exact"/>
      <w:ind w:leftChars="0" w:left="0" w:firstLineChars="200" w:firstLine="200"/>
    </w:pPr>
    <w:rPr>
      <w:rFonts w:ascii="宋体" w:eastAsia="宋体" w:hAnsi="Times New Roman" w:cs="Times New Roman"/>
      <w:bCs/>
      <w:sz w:val="24"/>
      <w:szCs w:val="24"/>
    </w:rPr>
  </w:style>
  <w:style w:type="character" w:customStyle="1" w:styleId="24-0">
    <w:name w:val="24-一级目录 字符"/>
    <w:basedOn w:val="a0"/>
    <w:link w:val="24-"/>
    <w:qFormat/>
    <w:rPr>
      <w:rFonts w:ascii="宋体" w:eastAsia="宋体" w:hAnsi="Times New Roman" w:cs="宋体"/>
      <w:kern w:val="44"/>
      <w:sz w:val="24"/>
      <w:szCs w:val="20"/>
    </w:rPr>
  </w:style>
  <w:style w:type="paragraph" w:customStyle="1" w:styleId="26-">
    <w:name w:val="26-三级目录"/>
    <w:basedOn w:val="TOC3"/>
    <w:link w:val="26-0"/>
    <w:qFormat/>
    <w:pPr>
      <w:tabs>
        <w:tab w:val="right" w:leader="dot" w:pos="8834"/>
      </w:tabs>
      <w:adjustRightInd w:val="0"/>
      <w:snapToGrid w:val="0"/>
      <w:spacing w:line="440" w:lineRule="exact"/>
      <w:ind w:leftChars="0" w:left="0" w:firstLineChars="400" w:firstLine="400"/>
    </w:pPr>
    <w:rPr>
      <w:rFonts w:ascii="宋体" w:eastAsia="宋体" w:hAnsi="Times New Roman" w:cs="Times New Roman"/>
      <w:sz w:val="24"/>
      <w:szCs w:val="24"/>
    </w:rPr>
  </w:style>
  <w:style w:type="character" w:customStyle="1" w:styleId="25-0">
    <w:name w:val="25-二级目录 字符"/>
    <w:basedOn w:val="a0"/>
    <w:link w:val="25-"/>
    <w:qFormat/>
    <w:rPr>
      <w:rFonts w:ascii="宋体" w:eastAsia="宋体" w:hAnsi="Times New Roman" w:cs="Times New Roman"/>
      <w:bCs/>
      <w:sz w:val="24"/>
      <w:szCs w:val="24"/>
    </w:rPr>
  </w:style>
  <w:style w:type="character" w:customStyle="1" w:styleId="26-0">
    <w:name w:val="26-三级目录 字符"/>
    <w:basedOn w:val="a0"/>
    <w:link w:val="26-"/>
    <w:qFormat/>
    <w:rPr>
      <w:rFonts w:ascii="宋体" w:eastAsia="宋体" w:hAnsi="Times New Roman" w:cs="Times New Roman"/>
      <w:sz w:val="24"/>
      <w:szCs w:val="24"/>
    </w:rPr>
  </w:style>
  <w:style w:type="character" w:customStyle="1" w:styleId="03-0">
    <w:name w:val="03-二级标题 字符"/>
    <w:basedOn w:val="a0"/>
    <w:link w:val="03-"/>
    <w:qFormat/>
    <w:rPr>
      <w:rFonts w:ascii="黑体" w:eastAsia="黑体" w:hAnsi="Times New Roman" w:cs="Times New Roman"/>
      <w:b/>
      <w:bCs/>
      <w:sz w:val="28"/>
      <w:szCs w:val="28"/>
    </w:rPr>
  </w:style>
  <w:style w:type="character" w:customStyle="1" w:styleId="04-0">
    <w:name w:val="04-三级标题 字符"/>
    <w:basedOn w:val="a0"/>
    <w:link w:val="04-"/>
    <w:qFormat/>
    <w:rPr>
      <w:rFonts w:ascii="黑体" w:eastAsia="黑体" w:hAnsi="Times New Roman" w:cs="Times New Roman"/>
      <w:b/>
      <w:bCs/>
      <w:sz w:val="24"/>
      <w:szCs w:val="24"/>
    </w:rPr>
  </w:style>
  <w:style w:type="paragraph" w:customStyle="1" w:styleId="07-">
    <w:name w:val="07-图题&amp;表题"/>
    <w:link w:val="07-0"/>
    <w:qFormat/>
    <w:pPr>
      <w:spacing w:line="300" w:lineRule="auto"/>
      <w:jc w:val="center"/>
    </w:pPr>
    <w:rPr>
      <w:rFonts w:ascii="宋体" w:hAnsi="宋体"/>
      <w:color w:val="000000" w:themeColor="text1"/>
      <w:kern w:val="2"/>
      <w:sz w:val="21"/>
      <w:szCs w:val="21"/>
    </w:rPr>
  </w:style>
  <w:style w:type="paragraph" w:customStyle="1" w:styleId="07-1">
    <w:name w:val="07-表格内文字"/>
    <w:basedOn w:val="a"/>
    <w:link w:val="07-2"/>
    <w:qFormat/>
    <w:pPr>
      <w:tabs>
        <w:tab w:val="left" w:pos="377"/>
      </w:tabs>
      <w:jc w:val="center"/>
    </w:pPr>
    <w:rPr>
      <w:rFonts w:ascii="宋体" w:eastAsia="宋体" w:hAnsi="宋体" w:cs="Times New Roman"/>
      <w:szCs w:val="24"/>
    </w:rPr>
  </w:style>
  <w:style w:type="character" w:customStyle="1" w:styleId="07-0">
    <w:name w:val="07-图题&amp;表题 字符"/>
    <w:basedOn w:val="a0"/>
    <w:link w:val="07-"/>
    <w:qFormat/>
    <w:rPr>
      <w:rFonts w:ascii="宋体" w:eastAsia="宋体" w:hAnsi="宋体" w:cs="Times New Roman"/>
      <w:color w:val="000000" w:themeColor="text1"/>
      <w:szCs w:val="21"/>
    </w:rPr>
  </w:style>
  <w:style w:type="paragraph" w:customStyle="1" w:styleId="09-">
    <w:name w:val="09-结论&amp;参考文献&amp;附录&amp;致谢标题"/>
    <w:link w:val="09-0"/>
    <w:qFormat/>
    <w:pPr>
      <w:snapToGrid w:val="0"/>
      <w:spacing w:afterLines="100" w:after="100"/>
      <w:jc w:val="center"/>
      <w:outlineLvl w:val="0"/>
    </w:pPr>
    <w:rPr>
      <w:rFonts w:ascii="黑体" w:eastAsia="黑体"/>
      <w:kern w:val="2"/>
      <w:sz w:val="32"/>
      <w:szCs w:val="32"/>
    </w:rPr>
  </w:style>
  <w:style w:type="character" w:customStyle="1" w:styleId="07-2">
    <w:name w:val="07-表格内文字 字符"/>
    <w:basedOn w:val="a0"/>
    <w:link w:val="07-1"/>
    <w:qFormat/>
    <w:rPr>
      <w:rFonts w:ascii="宋体" w:eastAsia="宋体" w:hAnsi="宋体" w:cs="Times New Roman"/>
      <w:szCs w:val="24"/>
    </w:rPr>
  </w:style>
  <w:style w:type="character" w:customStyle="1" w:styleId="09-0">
    <w:name w:val="09-结论&amp;参考文献&amp;附录&amp;致谢标题 字符"/>
    <w:basedOn w:val="a0"/>
    <w:link w:val="09-"/>
    <w:qFormat/>
    <w:rPr>
      <w:rFonts w:ascii="黑体" w:eastAsia="黑体" w:hAnsi="Times New Roman" w:cs="Times New Roman"/>
      <w:sz w:val="32"/>
      <w:szCs w:val="32"/>
    </w:rPr>
  </w:style>
  <w:style w:type="paragraph" w:customStyle="1" w:styleId="27-">
    <w:name w:val="27-参考文献正文"/>
    <w:link w:val="27-0"/>
    <w:qFormat/>
    <w:pPr>
      <w:autoSpaceDE w:val="0"/>
      <w:autoSpaceDN w:val="0"/>
      <w:adjustRightInd w:val="0"/>
      <w:jc w:val="both"/>
    </w:pPr>
    <w:rPr>
      <w:sz w:val="21"/>
      <w:szCs w:val="21"/>
    </w:rPr>
  </w:style>
  <w:style w:type="character" w:customStyle="1" w:styleId="27-0">
    <w:name w:val="27-参考文献正文 字符"/>
    <w:basedOn w:val="a0"/>
    <w:link w:val="27-"/>
    <w:qFormat/>
    <w:rPr>
      <w:rFonts w:ascii="Times New Roman" w:eastAsia="宋体" w:hAnsi="Times New Roman" w:cs="Times New Roman"/>
      <w:kern w:val="0"/>
    </w:rPr>
  </w:style>
  <w:style w:type="paragraph" w:customStyle="1" w:styleId="06-">
    <w:name w:val="06-页脚"/>
    <w:basedOn w:val="a3"/>
    <w:link w:val="06-0"/>
    <w:qFormat/>
    <w:pPr>
      <w:jc w:val="center"/>
    </w:pPr>
    <w:rPr>
      <w:rFonts w:ascii="宋体" w:hAnsi="宋体"/>
      <w:sz w:val="21"/>
      <w:szCs w:val="21"/>
    </w:rPr>
  </w:style>
  <w:style w:type="paragraph" w:customStyle="1" w:styleId="28-">
    <w:name w:val="28-空行"/>
    <w:link w:val="28-0"/>
    <w:qFormat/>
    <w:rPr>
      <w:rFonts w:cstheme="minorBidi"/>
      <w:kern w:val="2"/>
      <w:sz w:val="21"/>
      <w:szCs w:val="21"/>
    </w:rPr>
  </w:style>
  <w:style w:type="character" w:customStyle="1" w:styleId="06-0">
    <w:name w:val="06-页脚 字符"/>
    <w:basedOn w:val="a4"/>
    <w:link w:val="06-"/>
    <w:qFormat/>
    <w:rPr>
      <w:rFonts w:ascii="宋体" w:eastAsia="宋体" w:hAnsi="宋体" w:cs="Times New Roman"/>
      <w:sz w:val="18"/>
      <w:szCs w:val="18"/>
    </w:rPr>
  </w:style>
  <w:style w:type="character" w:customStyle="1" w:styleId="28-0">
    <w:name w:val="28-空行 字符"/>
    <w:basedOn w:val="a0"/>
    <w:link w:val="28-"/>
    <w:qFormat/>
    <w:rPr>
      <w:rFonts w:ascii="Times New Roman" w:eastAsia="宋体" w:hAnsi="Times New Roman"/>
    </w:rPr>
  </w:style>
  <w:style w:type="paragraph" w:customStyle="1" w:styleId="08-">
    <w:name w:val="08-公式"/>
    <w:next w:val="01-"/>
    <w:qFormat/>
    <w:pPr>
      <w:tabs>
        <w:tab w:val="center" w:pos="3990"/>
        <w:tab w:val="right" w:pos="7980"/>
      </w:tabs>
      <w:textAlignment w:val="center"/>
    </w:pPr>
    <w:rPr>
      <w:rFonts w:cstheme="minorBidi"/>
      <w:bCs/>
      <w:kern w:val="2"/>
      <w:sz w:val="21"/>
      <w:szCs w:val="21"/>
    </w:rPr>
  </w:style>
  <w:style w:type="paragraph" w:styleId="a9">
    <w:name w:val="Balloon Text"/>
    <w:basedOn w:val="a"/>
    <w:link w:val="aa"/>
    <w:uiPriority w:val="99"/>
    <w:semiHidden/>
    <w:unhideWhenUsed/>
    <w:rsid w:val="00353444"/>
    <w:rPr>
      <w:sz w:val="18"/>
      <w:szCs w:val="18"/>
    </w:rPr>
  </w:style>
  <w:style w:type="character" w:customStyle="1" w:styleId="aa">
    <w:name w:val="批注框文本 字符"/>
    <w:basedOn w:val="a0"/>
    <w:link w:val="a9"/>
    <w:uiPriority w:val="99"/>
    <w:semiHidden/>
    <w:rsid w:val="00353444"/>
    <w:rPr>
      <w:rFonts w:asciiTheme="minorHAnsi" w:eastAsiaTheme="minorEastAsia" w:hAnsiTheme="minorHAnsi" w:cstheme="minorBidi"/>
      <w:kern w:val="2"/>
      <w:sz w:val="18"/>
      <w:szCs w:val="18"/>
    </w:rPr>
  </w:style>
  <w:style w:type="character" w:styleId="ab">
    <w:name w:val="annotation reference"/>
    <w:basedOn w:val="a0"/>
    <w:uiPriority w:val="99"/>
    <w:semiHidden/>
    <w:unhideWhenUsed/>
    <w:rsid w:val="00353444"/>
    <w:rPr>
      <w:sz w:val="21"/>
      <w:szCs w:val="21"/>
    </w:rPr>
  </w:style>
  <w:style w:type="paragraph" w:styleId="ac">
    <w:name w:val="annotation text"/>
    <w:basedOn w:val="a"/>
    <w:link w:val="ad"/>
    <w:uiPriority w:val="99"/>
    <w:semiHidden/>
    <w:unhideWhenUsed/>
    <w:rsid w:val="00353444"/>
    <w:pPr>
      <w:jc w:val="left"/>
    </w:pPr>
  </w:style>
  <w:style w:type="character" w:customStyle="1" w:styleId="ad">
    <w:name w:val="批注文字 字符"/>
    <w:basedOn w:val="a0"/>
    <w:link w:val="ac"/>
    <w:uiPriority w:val="99"/>
    <w:semiHidden/>
    <w:rsid w:val="00353444"/>
    <w:rPr>
      <w:rFonts w:asciiTheme="minorHAnsi" w:eastAsiaTheme="minorEastAsia" w:hAnsiTheme="minorHAnsi" w:cstheme="minorBidi"/>
      <w:kern w:val="2"/>
      <w:sz w:val="21"/>
      <w:szCs w:val="21"/>
    </w:rPr>
  </w:style>
  <w:style w:type="paragraph" w:styleId="ae">
    <w:name w:val="annotation subject"/>
    <w:basedOn w:val="ac"/>
    <w:next w:val="ac"/>
    <w:link w:val="af"/>
    <w:uiPriority w:val="99"/>
    <w:semiHidden/>
    <w:unhideWhenUsed/>
    <w:rsid w:val="00353444"/>
    <w:rPr>
      <w:b/>
      <w:bCs/>
    </w:rPr>
  </w:style>
  <w:style w:type="character" w:customStyle="1" w:styleId="af">
    <w:name w:val="批注主题 字符"/>
    <w:basedOn w:val="ad"/>
    <w:link w:val="ae"/>
    <w:uiPriority w:val="99"/>
    <w:semiHidden/>
    <w:rsid w:val="00353444"/>
    <w:rPr>
      <w:rFonts w:asciiTheme="minorHAnsi" w:eastAsiaTheme="minorEastAsia" w:hAnsiTheme="minorHAnsi" w:cstheme="minorBidi"/>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uTjRVRlpKYVhKV2NFYzNOVFUwT1RnbE1qSWxNMEVsTjBJbE1qSnBaQ1V5TWlVelFTVXlNbk40VUZaSmFYSldjRWMzTlRVME9UZ2xNaklsTWtNbE1qSnVZVzFsSlRJeUpUTkJKVEl5ZFcxc01sODFYM1Z6WldOaGMyVmZZMjl1ZEdGcGJtVnlKVEl5SlRKREpUSXlkR2wwYkdVbE1qSWxNMEVsTWpJbFJUVWxRVVVsUWprbFJUVWxPVGtsUVRnbE1qSWxNa01sTWpKallYUmxaMjl5ZVNVeU1pVXpRU1V5TW5WdGJESmZOVjkxYzJWallY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jBjblZ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wT0RjdU16azVPVGt6T0RrMk5EZzBOQ1V5UXlVeU1ua2xNaklsTTBFeE5qVXVNRGs1T1RrNE5EYzBNVEl4TVNVeVF5VXlNbmNsTWpJbE0wRTBNekVsTWtNbE1qSm9KVEl5SlROQk16WTRMalVsTWtNbE1qSjZhVzVrWlhnbE1qSWxNMEV0TV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OU1V5TWlVeVF5VXlNbmtsTWpJbE0wRWxNakl5SlRJeUpUSkRKVEl5ZHlVeU1pVXpRU1V5TW5jdE1UQWxNaklsTWtNbE1qSm9KVEl5SlROQkpUSXlhQ29vTVNVeVJqY3BMVElsTWpJbE4wUWxNa01sTWpKMFpYaDBKVEl5SlROQkpUSXlKVVUySlVGR0pUazFKVVUwSlVJNEpUbEJKVVU0SlVFMkpUZ3hKVVUySlVJeEpUZ3lKVVU0SlVKRkpVSkZKVVUySlRnNEpUa3dKVVUxSlVKQkpVRTJKVVU0SlVGRkpVRXhKVVUzSlVGRkpUazNKVVUzSlVJekpVSkNKVVUzSlVKQ0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GRkNZVnBwZFVOUVlUVXdNVGs0TVNVeU1pVXpRU1UzUWlVeU1tbGtKVEl5SlROQkpUSXlWRkZDWVZwcGRVTlFZVFV3TVRrNE1TVXlNaVV5UXlVeU1tNWhiV1VsTWpJbE0wRWxNakoxYld3eVh6VmZkWE5sWTJGelpWOWhZM1J2Y2lVeU1pVXlReVV5TW5ScGRHeGxKVEl5SlROQkpUSXlKVVU0SlVFM0pUa3lKVVU0SlRnNUpVSXlKVEl5SlRKREpUSXlZMkYwWldkdmNua2xNaklsTTBFbE1qSjFiV3d5WHpWZmRYTmxZMkZ6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TROeTQ0T1RrNU9UTTRPVFkwT0RRMEpUSkRKVEl5ZVNVeU1pVXpRVEk0TGpnNU9UazVNemc1TmpRNE5ETTNOU1V5UXlVeU1uY2xNaklsTTBFek1DVXlReVV5TW1nbE1qSWxNMEUy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RNakFsTWpJbE1rTWxNako1SlRJeUpUTkJKVEl5YUNVeU1pVXlReVV5TW5jbE1qSWxNMEVsTWpKM0pUSkNOREFsTWpJbE1rTWxNakpvSlRJeUpUTkJKVEl5TXpBbE1qSWxOMFFsTWtNbE1qSjBaWGgwSlRJeUpUTkJKVEl5SlVVM0pVRkZKVUV4SlVVM0pUa3dKVGcySlVVMUpUa3hKVGs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MHBqVGxGUVRtcHZaVEE0T0RZeE9DVXlNaVV6UVNVM1FpVXlNbWxrSlRJeUpUTkJKVEl5VTBwalRsRlFUbXB2WlRBNE9EWXhPQ1V5TWlVeVF5VXlNbTVoYldVbE1qSWxNMEVsTWpKMWJXd3lYelZmZFhObFkyRnpaVjkxYzJWZlkyRnpaU1V5TWlVeVF5VXlNblJwZEd4bEpUSXlKVE5CSlRJeUpVVTNKVGswSlVFNEpVVTBKVUpGSlRoQ0pUSXlKVEpESlRJeVkyRjBaV2R2Y25rbE1qSWxNMEVsTWpKMWJXd3lYelZmZFhObFkyRn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RNU9DNHpPVGs1T1RNNE9UWTBPRFEwSlRKREpUSXllU1V5TWlVelFUSXdPUzQxT1RrNU9UZzBOelF4TWpFeEpUSkRKVEl5ZHlVeU1pVXpRVEV5TkNVeVF5VXlNbWdsTWpJbE0wRTBNQ1V5UXlVeU1ucHBibVJsZUNVeU1pVXpR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JKVGswSlVGR0pVVTJKVGt5SlRreEpVVTNKVGxHSlVFNUpVVTVKVGs0SlVJMUpVVTBKVUk0SlRoQkpVVTBKVUpESlVF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jM2hRVmtscGNsWndSemMxTlRRNU9DVXlNaVUzUkNVeVF5VXlNbFZHY1hWVVZGWnhTVlUxTVRNMk5UZ2xNaklsTTBFbE4wSWxNakpwWkNVeU1pVXpRU1V5TWxWR2NYVlVWRlp4U1ZVMU1UTTJOVGdsTWpJbE1rTWxNakp1WVcxbEpUSXlKVE5CSlRJeWRXMXNNbDgxWDNWelpXTmhjMlZmZFhObFgyTmhjMlVsTWpJbE1rTWxNakowYVhSc1pTVXlNaVV6UVNVeU1pVkZOeVU1TkNWQk9DVkZOQ1ZDUlNVNFFpVXlNaVV5UXlVeU1tTmhkR1ZuYjNKNUpUSXlKVE5CSlRJeWRXMXNNbDgxWDNWelpXTmhj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5qUXVNems1T1Rrek9EazJORGcwTkNVeVF5VXlNbmtsTWpJbE0wRXlOemd1TlRrNU9UazRORGMwTVRJeE1TVXlReVV5TW5jbE1qSWxNMEV4TWpRbE1rTWxNakpvSlRJeUpUTkJORE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lNWQ1JTVkZOaVU0T0NVNU1DVkZOU1ZDUVNWQk5pVkZPQ1ZCUlNWQk1TVkZOeVZCUlNVNU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bk40VUZaSmFYSldjRWMzTlRVME9UZ2xNaklsTjBRbE1rTWxNakpJUzFwcVIwRmtaMk5STURBM016ZzFKVEl5SlROQkpUZENKVEl5YVdRbE1qSWxNMEVsTWpKSVMxcHFSMEZrWjJOUk1EQTNNemcxSlRJeUpUSkRKVEl5Ym1GdFpTVXlNaVV6UVNVeU1uVnRiREpmTlY5MWMyVmpZWE5sWDNWelpWOWpZWE5sSlRJeUpUSkRKVEl5ZEdsMGJHVWxNaklsTTBFbE1qSWxSVGNsT1RRbFFUZ2xSVFFsUWtVbE9FSWxNaklsTWtNbE1qSmpZWFJsWjI5eWVTVXlNaVV6UVNVeU1uVnRiREpmTlY5MWMyVmpZWE5s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UWTBMak01T1RrNU16ZzVOalE0TkRRbE1rTWxNako1SlRJeUpUTkJORFl3TGpVNU9UazVPRFEzTkRFeU1URWxNa01sTWpKM0pUSXlKVE5CTVRJMEpUSkRKVEl5YUNVeU1pVXpRVFF3SlRKREpUSXllbWx1WkdWNEpUSXlKVE5CTl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lsT1RVbFFqQWxSVFlsT0VRbFFVVWxSVFVsT0VZbFFVWWxSVGdsUVRjbE9EWWxSVFVsT0VN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6ZUZCV1NXbHlWbkJITnpVMU5EazRKVEl5SlRkRUpUSkRKVEl5Ykd0VVZuVk1TSFZSVXpFMU1UWTVOQ1V5TWlVelFTVTNRaVV5TW1sa0pUSXlKVE5CSlRJeWJHdFVWblZNU0hWUlV6RTFNVFk1TkNVeU1pVXlReVV5TW01aGJXVWxNaklsTTBFbE1qSjFiV3d5WHpWZmRYTmxZMkZ6WlY5MWMyVmZZMkZ6WlNVeU1pVXlReVV5TW5ScGRHeGxKVEl5SlROQkpUSXlKVVUzSlRrMEpVRTRKVVUwSlVKRkpUaENKVEl5SlRKREpUSXlZMkYwWldkdmNua2xNaklsTTBFbE1qSjFiV3d5WHpWZmRYTmxZMkZ6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TBNQzQ0T1RrNU9UTTRPVFkwT0RRMEpUSkRKVEl5ZVNVeU1pVXpRVEl3T1M0MU9UazVPVGcwTnpReE1qRXhKVEpESlRJeWR5VXlNaVV6UVRFeU5DVXlReVV5TW1nbE1qSWxNMEUwTU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RnNEpUa3dKVVUzSlVKQ0pVRTVKVVUySlRrMkpUZzNKVVUwSlVKQ0pVSTJKVVUwSlVJNEpUaEJKVVUwSlVKREpVRX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YzNoUVZrbHBjbFp3UnpjMU5UUTVPQ1V5TWlVM1JDVXlReVV5TWtad1lrTktiRVJSUVUweE56SXhOVGNsTWpJbE0wRWxOMElsTWpKcFpDVXlNaVV6UVNVeU1rWndZa05LYkVSUlFVMHhOekl4TlRjbE1qSWxNa01sTWpKdVlXMWxKVEl5SlROQkpUSXlkVzFzTWw4MVgzVnpaV05oYzJWZmRYTmxYMk5oYzJVbE1qSWxNa01sTWpKMGFYUnNaU1V5TWlVelFTVXlNaVZGTnlVNU5DVkJPQ1ZGTkNWQ1JTVTRRaVV5TWlVeVF5VXlNbU5oZEdWbmIzSjVKVEl5SlROQkpUSXlkVzFzTWw4MVgzVnpaV05oYzJV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FOalF1TXprNU9Ua3pPRGsyTkRnME5DVXlReVV5TW5rbE1qSWxNMEV6TmprdU5UazVPVGs0TkRjME1USXhNU1V5UXlVeU1uY2xNaklsTTBFeE1qUWxNa01sTWpKb0pUSXlKVE5CTkRBbE1rTWxNako2YVc1a1pYZ2xNaklsTTBFM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WpKaWIyeGtKVEl5SlROQmRISjFaU1UzUkNVeVF5VXlNblJsZUhSQ2JHOWpheVV5TWlVelFTVTFRaVUzUWlVeU1uQnZjMmwwYVc5dUpUSXlKVE5CSlRkQ0pUSXllQ1V5TWlVelFTVXlNakV3SlRJeUpUSkRKVEl5ZVNVeU1pVXpRU1V5TWpBbE1qSWxNa01sTWpKM0pUSXlKVE5CSlRJeWR5MHlNQ1V5TWlVeVF5VXlNbWdsTWpJbE0wRWxNakpvSlRJeUpUZEVKVEpESlRJeWRHVjRkQ1V5TWlVelFTVXlNaVZGTnlWQ1FpVTVNeVZGTmlVNVJTVTVReVZGTmlVNVJpVkJOU1ZGTnlVNVF5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OdmJuUmhhVzVsY2lVeU1pVXpRU1V5TW5ONFVGWkphWEpXY0VjM05UVTBPVGdsTWpJbE4wUWxNa01sTWpKV2EwZFVXbEZJYm5SV01UUTJNak13SlRJeUpUTkJKVGRDSlRJeWFXUWxNaklsTTBFbE1qSldhMGRVV2xGSWJuUldNVFEyTWpNd0pUSXlKVEpESlRJeWJtRnRaU1V5TWlVelFTVXlNblZ0YkRKZk5WOTFjMlZqWVhObFgzVnpaVjlqWVhObEpUSXlKVEpESlRJeWRHbDBiR1VsTWpJbE0wRWxNaklsUlRjbE9UUWxRVGdsUlRRbFFrVWxPRUlsTWpJbE1rTWxNakpqWVhSbFoyOXllU1V5TWlVelFTVXlNblZ0YkRKZk5WOTFjMlZqWVhObE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elUyTGpNNU9UazVNemc1TmpRNE5EUWxNa01sTWpKNUpUSXlKVE5CTXpVMkxqVTVPVGs1T0RRM05ERXlNVEVsTWtNbE1qSjNKVEl5SlROQk1USTBKVEpESlRJeWFDVXlNaVV6UVRRd0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Ea2xPRUlsUlRVbE9FRWxRVGdsUlRjbFFrTWxPVFlsUlRnbFFrVWxPV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emVGQldTV2x5Vm5CSE56VTFORGs0SlRJeUpUZEVKVEpESlRJeWFWSkpZVlZzU0dSMmVqazBPVGMxTWlVeU1pVXpRU1UzUWlVeU1tbGtKVEl5SlROQkpUSXlhVkpKWVZWc1NHUjJlamswT1RjMU1pVXlNaVV5UXlVeU1tNWhiV1VsTWpJbE0wRWxNakoxYld3eVh6VmZkWE5sWTJGelpWOTFjMlZmWTJGelpTVXlNaVV5UXlVeU1uUnBkR3hsSlRJeUpUTkJKVEl5SlVVM0pUazBKVUU0SlVVMEpVSkZKVGhDSlRJeUpUSkRKVEl5WTJGMFpXZHZjbmtsTWpJbE0wRWxNakoxYld3eVh6VmZkWE5sWTJGe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GMxTmk0ek9UazVPVE00T1RZME9EUTBKVEpESlRJeWVTVXlNaVV6UVRJM09DNDFPVGs1T1RnME56UXhNakV4SlRKREpUSXlkeVV5TWlVelFURXlOQ1V5UXlVeU1tZ2xNaklsTTBFME1DVXlReVV5TW5wcGJtUmxlQ1V5TWlVelF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MUpVRTBKVGxCSlVVMUpVSXhKVGhCSlVVMUpUZzRKVGczSlVVMkpUaEVKVUV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kyOXVkR0ZwYm1WeUpUSXlKVE5CSlRJeWMzaFFWa2xwY2xad1J6YzFOVFE1T0NVeU1pVTNSQ1V5UXlVeU1uaFNRa1p2VTBoaFkyTXpPREU0TkRJbE1qSWxNMEVsTjBJbE1qSnBaQ1V5TWlVelFTVXlNbmhTUWtadlUwaGhZMk16T0RFNE5ESWxNaklsTWtNbE1qSnVZVzFsSlRJeUpUTkJKVEl5ZFcxc01sODFYM1Z6WldOaGMyVmZkWE5sWDJOaGMyVWxNaklsTWtNbE1qSjBhWFJzWlNVeU1pVXpRU1V5TWlWRk55VTVOQ1ZCT0NWRk5DVkNSU1U0UWlVeU1pVXlReVV5TW1OaGRHVm5iM0o1SlRJeUpUTkJKVEl5ZFcxc01sODFYM1Z6WldOaGMyV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zTmpBdU16azVPVGt6T0RrMk5EZzBOQ1V5UXlVeU1ua2xNaklsTTBFME16Y3VOVGs1T1RrNE5EYzBNVEl4TVNVeVF5VXlNbmNsTWpJbE0wRXhNalFsTWtNbE1qSm9KVEl5SlROQk5EQWxNa01sTWpKNmFXNWtaWGdsTWpJbE0wRXhN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WWxPVFVsUWpBbFJUWWxPRVFsUVVVbFJUWWxRamdsT0RVbFJUa2xPVGt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"/>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sbDRWbXgwWjNOb2FXYzROakl3TmpJbE1qSWxNMEVsTjBJbE1qSnBaQ1V5TWlVelFTVXlNbGw0Vm14MFozTm9hV2M0TmpJd05qSWxNaklsTWtNbE1qSnVZVzFsSlRJeUpUTkJKVEl5ZFcxc01sODFYMkZqZEdsMmFYUjVYM04wWVhKMEpUSXlKVEpESlRJeWRHbDBiR1VsTWpJbE0wRWxNaklsUlRVbFFrTWxPREFsUlRVbFFUY2xPRU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5T0M0Mk1EQXdNRFl4TURNMU1UVTJKVEpESlRJeWVTVXlNaVV6UVRRM0xqVTVPVGs1T0RRM05ERXlNVEE1TkNVeVF5VXlNbmNsTWpJbE0wRTBNQ1V5UXlVeU1tZ2xNaklsTTBFME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U1V5TWkweU1DVXlNaVV5UXlVeU1ua2xNaklsTTBFbE1qSm9KVEl5SlRKREpUSXlkeVV5TWlVelFTVXlNbmNsTWtJME1DVXlNaVV5UXlVeU1tZ2xNaklsTTBFbE1qSXpN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VkzSnNWSGg1Vmt4bk16VTFNVFk1SlRJeUpUTkJKVGRDSlRJeWFXUWxNaklsTTBFbE1qSlFZM0pzVkhoNVZreG5NelUxTVRZNUpUSXlKVEpESlRJeWJtRnRaU1V5TWlVelFTVXlNblZ0YkRKZk5WOWhZM1JwZG1sMGVWOWxibVFsTWpJbE1rTWxNakowYVhSc1pTVXlNaVV6UVNVeU1pVkZOeVZDUWlVNU15VkZOaVU1UkNVNVJpVXlNaVV5UXlVeU1tTmhkR1ZuYjNKNUpUSXlKVE5CSlRJeWRXMXNNbDgxWDJGamRHbDJhWFI1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USTRMall3TURBd05qRXdNelV4TlRZbE1rTWxNako1SlRJeUpUTkJOVGN3TGpVNU9UazVPRFEzTkRFeU1URWxNa01sTWpKM0pUSXlKVE5CTkRBbE1rTWxNakpvSlRJeUpUTkJOREFsTWtNbE1qSjZhVzVrWlhnbE1qSWxNMEV5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UNVeVF6QWxNa013SlRJeUpUZEVKVEpESlRJeWRHaGxiV1VsTWpJbE0wRWxOMElsTjBRbE1rTWxNakp3WVhSb0pUSXlKVE5CSlRWQ0pUZENKVEl5Wm1sc2JGTjBlV3hsSlRJeUpUTkJKVGRDSlRJeWRIbHdaU1V5TWlVelFTVXlNbk52Ykdsa0pUSXlKVEpESlRJeVkyOXNiM0lsTWpJbE0wRWxNakl5TlRVbE1rTXlOVFVsTWtNeU5UVWxNaklsTjBRbE1rT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WxNakl0TWpBbE1qSWxNa01sTWpKNUpUSXlKVE5CSlRJeWFDVXlNaVV5UXlVeU1uY2xNaklsTTBFbE1qSjNKVEpDTkRBbE1qSWxNa01sTWpKb0pUSXlKVE5CSlRJeU16QWxNaklsTjBR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RGc0TGpZd01EQXdOakV3TXpVeE5UWWxNa01sTWpKNUpUSXlKVE5CTVRFNExqVTVPVGs1T0RRM05ERXlNVEVsTWtNbE1qSjNKVEl5SlROQk1USXdKVEpESlRJeWFDVXlNaVV6UVRVd0pUSkRKVEl5ZW1sdVpHVjRKVEl5SlROQk5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NKVGswSlVFNEpVVTJKVGc0SlVJM0pVVTNKVGs1SlVKQ0pVVTFKVUpFSlRrMUpVVTNKVUl6SlVKQ0pVVTNKVUpDSlRs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EUTVMall3TURBd05qRXdNelV4TlRZbE1rTWxNako1SlRJeUpUTkJNVGs1TGpVNU9UazVPRFEzTkRFeU1URWxNa01sTWpKM0pUSXlKVE5CTVRrNEpUSkRKVEl5YUNVeU1pVXpRVFV3SlRKREpUSXllbWx1WkdWNEpUSXlKVE5CTm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UpUZ3dKVGc1SlVVMkpUaENKVUU1SlVVMUpVSTVKVUkwSlVVM0pVSkJKVUUzSlVVMUpVSTVKVUkySlVVMEpVSTRKVGhCSlVVMEpVSkRKVUV3UlhoalpXd2xSVGNsT1VZbFFUa2xSVGtsT1RnbFFqVWxSVFlsT1RZbE9EY2xSVFFsUWtJbFFq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BOelF1TmpBd01EQTJNVEF6TlRFMU5pVXlReVV5TW5rbE1qSWxNMEV5T0RBdU5UazVPVGs0TkRjME1USXhNU1V5UXlVeU1uY2xNaklsTTBFeE5EZ2xNa01sTWpKb0pUSXlKVE5CTkRBbE1rTWxNako2YVc1a1pYZ2xNaklsTTBF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JKVUV3SlVKREpVVTFKVUpESlRoR0pVVTJKVUV3SlVFeEpVVTVKVUZCSlRoREpVVTVKVGd3SlRsQkpVVTRKVUpHSlRnM0pVVkdKVUpESlRs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TXpOQzQxT1RrNU9UZzBOelF4TWpFeEpUSkRKVEl5ZHlVeU1pVXpRVEV5TUNVeVF5VXlNbWdsTWpJbE0wRTFNQ1V5UXlVeU1ucHBibVJsZUNVeU1pVXpRVEV3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nbFFUY2xRVE1sUlRZbE9VVWxPVEJGZUdObGJDVkZOaVU1TlNWQ01DVkZOaVU0UkNWQ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STBPQzQyTURBd01EWXhNRE0xTVRVMk1pVXlReVV5TW5rbE1qSWxNMEUwTURndU5UazVPVGs0TkRjME1USXhNU1V5UXlVeU1uY2xNaklsTTBFeU9UZ2xNa01sTWpKb0pUSXlKVE5CTlRBbE1rTWxNako2YVc1a1pYZ2xNaklsTTBFeE1p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FKVGc0SlRsQ0pVVTFKVUpDSlVKQkpVVTNKVGxHSlVFNUpVVTVKVGs0SlVJMUpUSkdKVVUySlVGR0pUazFKVVUwSlVJNEpUbEJKVVU0SlVFMkpUZ3hKVVUySlVJeEpUZ3lKVEpHSlVVMkpUaERKVGczSlVVMkpVRXdKVGczSlVVM0pUZ3lKVUk1SlRKR0pVVTRKVUZHSlVKRkpVVTNKVUU0SlRoQ0pUSkdKVVUySlRrMEpVRkdKVVUySlRreUpUa3hKVVUxSlRnMUpVSXpKVVUzSlVJekpVSkNKVVU0SlVGRkpVSXdKVVUxSlVKRUpUa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k0zTGpZd01EQXdOakV3TXpVeE5UWWxNa01sTWpKNUpUSXlKVE5CTkRrNExqVTVPVGs1T0RRM05ERXlNVEVsTWtNbE1qSjNKVEl5SlROQk1USXdKVEpESlRJeWFDVXlNaVV6UVRVd0pUSkRKVEl5ZW1sdVpHVjRKVEl5SlROQk1UU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5DVkZOU1U1UWlVNVJTVkZOQ1ZDT0NVNFFTVkZOQ1ZDUXlWQk1DVkZOaVU0T0NVNU1DVkZOU1U0UVN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k1EZ3VOakF3TURBMk1UQXpOVEUxTmlVeVF5VXlNbmtsTWpJbE0wRXpNelF1TlRrNU9UazRORGMwTVRJeE1TVXlReVV5TW5jbE1qSWxNMEV4TWpBbE1rTWxNakpvSlRJeUpUTkJOVEFsTWtNbE1qSjZhVzVrWlhnbE1qSWxNMEV4Tn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EpVSkdKVGswSlVVMUpUbENKVGxGSlVVMkpVRXdKVUpESlVVMUpVSkRKVGhHSlVVNUpUazBKVGs1SlVVNEpVRkd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MmRmYTM0ODUtNGU4NC00OWZhLThmZjctZjBiN2Q2MGU0OWE0Igp9Cg=="/>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sTjZRbXhXZUdOaVRrVXpPVE0xTWpNbE1qSWxNMEVsTjBJbE1qSnBaQ1V5TWlVelFTVXlNbE42UW14V2VHTmlUa1V6T1RNMU1qTWxNaklsTWtNbE1qSnVZVzFsSlRJeUpUTkJKVEl5ZFcxc01sODFYMkZqZEdsMmFYUjVYM04wWVhKMEpUSXlKVEpESlRJeWRHbDBiR1VsTWpJbE0wRWxNaklsUlRVbFFrTWxPREFsUlRVbFFUY2xPRU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UzTVM0Mk1EQXdNRFl4TURNMU1UVTJKVEpESlRJeWVTVXlNaVV6UVRFd05TNHdPVGs1T1RnME56UXhNakV4SlRKREpUSXlkeVV5TWlVelFUUXdKVEpESlRJeWFDVXlNaVV6UVRRd0pUSkRKVEl5ZW1sdVpHVjRKVEl5SlROQk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KVEl5TFRJd0pUSXlKVEpESlRJeWVTVXlNaVV6UVNVeU1tZ2xNaklsTWtNbE1qSjNKVEl5SlROQkpUSXlkeVV5UWpRd0pUSXlKVEpESlRJeWFDVXlNaVV6UVNVeU1qTXdKVEl5SlRkR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bU5QVDBOMWExVjBVRGsyTWpBeE9DVXlNaVV6UVNVM1FpVXlNbWxrSlRJeUpUTkJKVEl5ZG1OUFQwTjFhMVYwVURrMk1qQXhPQ1V5TWlVeVF5VXlNbTVoYldVbE1qSWxNMEVsTWpKMWJXd3lYelZmWVdOMGFYWnBkSGxmWlc1a0pUSXlKVEpESlRJeWRHbDBiR1VsTWpJbE0wRWxNaklsUlRjbFFrSWxPVE1sUlRZbE9VUWxPVV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ZEVKVEpESlRJeWRHVjRkRUpzYjJOckpUSXlKVE5CSlRWQ0pUZENKVEl5Y0c5emFYUnBiMjRsTWpJbE0wRWxOMElsTWpKNEpUSXlKVE5CSlRJeUxUSXdKVEl5SlRKREpUSXllU1V5TWlVelFTVXlNbWdsTWpJbE1rTWxNakozSlRJeUpUTkJKVEl5ZHlVeVFqUXdKVEl5SlRKREpUSXlhQ1V5TWlVelFTVXlNak13SlRJeUpUZEV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1EQXVOakF3TURBMk1UQXpOVEUxTmlVeVF5VXlNbmtsTWpJbE0wRXhOekF1TURrNU9UazRORGMwTVRJeE1TVXlReVV5TW5jbE1qSWxNMEV4T0RJbE1rTWxNakpvSlRJeUpUTkJOREV1TlNVeVF5VXlNbnBwYm1SbGVDVXlNaVV6UVRR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9TVTRNQ1U0T1NWRk5pVTRRaVZCT1NWRk9DVkJSaVZDUlNWRk55VkJPQ1U0UWlWRk9DVkNSU1ZDUlNWRk5pVTRPQ1U1TUNWRk5TVkNRU1ZCTmlWRk5pVTVOaVU0TnlWRk5DVkNRaVZDTmloUVJFWWxNa1pGZUdObGJD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NmNrRjNURnBuUjBSQ056VTFORGc1SlRJeUpUTkJKVGRDSlRJeWFXUWxNaklsTTBFbE1qSjZja0YzVEZwblIwUkNOelUxTkRnNUpUSXlKVEpESlRJeWJtRnRaU1V5TWlVelFTVXlNblZ0YkRKZk5WOWhZM1JwZG1sMGVWOXpkR0YwWlNVeU1pVXlReVV5TW5ScGRHeGxKVEl5SlROQkpUSXlKVVUzSlRoQkpVSTJKVVUySlRnd0pUZ3h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FNekV1TmpBd01EQTJNVEF6TlRFMU5pVXlReVV5TW5rbE1qSWxNMEUxTWpVdU5UazVPVGs0TkRjME1USXhNU1V5UXlVeU1uY2xNaklsTTBFeE1qQWxNa01sTWpKb0pUSXlKVE5CTWprbE1rTWxNako2YVc1a1pYZ2xNaklsTTBF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Z2xRa1lsT1RRbFJUVWxPVUlsT1VVbFJUVWxRVFFsT0RRbFJUY2xPVEFsT0RZbFJUY2xRa0lsT1RNbFJUWWxPVVVsT1V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3VFZkcGQyOW5UM3BxTVRJM056RXhKVEl5SlROQkpUZENKVEl5YVdRbE1qSWxNMEVsTWpKd1RWZHBkMjluVDNwcU1USTNOekV4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1qSXVNVEF3TURBMk1UQXpOVEUxTmlVeVF5VXlNbmtsTWpJbE0wRTBOekV1TlRrNU9UazRORGMwTVRJeE1TVXlReVV5TW5jbE1qSWxNMEV4TXprbE1rTWxNakpvSlRJeUpUTkJNamdsTWtNbE1qSjZhVzVrWlhnbE1qSWxNMEUy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VSWxRalFsUlRZbE9UWWxRakFsUlRnbFFVWWxRa1VsUlRjbFFUZ2xPRUlsUlRnbFFrVWxRa1VsUlRZbE9EZ2xPVEFsUlRVbFFrRWxRVFlsUlRVbFFVUWxPVGNsUlRZbFFVVWxRal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hkVVpJUzJaT1ZYcE1PRGt4TWpVMUpUSXlKVE5CSlRkQ0pUSXlhV1FsTWpJbE0wRWxNakpoZFVaSVMyWk9WWHBNT0RreE1qVTFKVEl5SlRKREpUSXlibUZ0WlNVeU1pVXpRU1V5TW5WdGJESmZOVjloWTNScGRtbDBlVjl6ZEdGMFpTVXlNaVV5UXlVeU1uUnBkR3hsSlRJeUpUTkJKVEl5SlVVM0pUaEJKVUkySlVVMkpUZ3dKVGd4SlRJeUpUSkRKVEl5WTJGMFpXZHZjbmtsTWpJbE0wRWxNakoxYld3eVh6VmZZV04wYVhacGRIa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xTVRZdU1UQXdNREEyTVRBek5URTFOaVV5UXlVeU1ua2xNaklsTTBFME1UY3VOVGs1T1RrNE5EYzBNVEl4TVNVeVF5VXlNbmNsTWpJbE0wRXhOVEVsTWtNbE1qSm9KVEl5SlROQk1qZ2xNa01sTWpKNmFXNWtaWGdsTWpJbE0wRTN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VsUWpBbE9EWWxSVFlsT0RnbE9UQWxSVGNsUWtJbFFUa2xSVGdsUWtRbFFVTWxSVFlsT0VRbFFUSWxSVFFsUWpnbFFrRXdMVEVsUlRnbE9FTWxPRE1sUlRVbE9VSWxRal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1iMk5IVTB0WVRtaHBNakkwTmpnNUpUSXlKVE5CSlRkQ0pUSXlhV1FsTWpJbE0wRWxNakpNYjJOSFUwdFlUbWhwTWpJME5qZzVKVEl5SlRKREpUSXlibUZ0WlNVeU1pVXpRU1V5TW5WdGJESmZOVjloWTNScGRtbDBlVjl6ZEdGMFpTVXlNaVV5UXlVeU1uUnBkR3hsSlRJeUpUTkJKVEl5SlVVM0pUaEJKVUkySlVVMkpUZ3dKVGd4SlRJeUpUSkRKVEl5WTJGMFpXZHZjbmtsTWpJbE0wRWxNakoxYld3eVh6VmZZV04wYVhacGRIa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zTURZdU1UQXdNREEyTVRBek5URTFOaVV5UXlVeU1ua2xNaklsTTBFME1UY3VOVGs1T1RrNE5EYzBNVEl4TVNVeVF5VXlNbmNsTWpJbE0wRXhNakFsTWtNbE1qSm9KVEl5SlROQk1qZ2xNa01sTWpKNmFXNWtaWGdsTWpJbE0wRTR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GdsUVVVbFFURWxSVGNsUVVVbE9UY2xSVGdsUVVZbFFrVWxSVGNsUVRnbE9FSWxSVGdsUWtVbFFrVWxSVFlsT0RnbE9UQWxSVFVsUWtF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VZFcE5jbHBpUkZsSE1UYzNOVEV4SlRJeUpUTkJKVGRDSlRJeWFXUWxNaklsTTBFbE1qSm1WRXBOY2xwaVJGbEhNVGMzTlRFeEpUSXlKVEpESlRJeWJtRnRaU1V5TWlVelFTVXlNblZ0YkRKZk5WOWhZM1JwZG1sMGVWOXpkR0YwWlNVeU1pVXlReVV5TW5ScGRHeGxKVEl5SlROQkpUSXlKVVUzSlRoQkpVSTJKVVUySlRnd0pUZ3h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pOVFV1TVRBd01EQTJNVEF6TlRFMU5pVXlReVV5TW5rbE1qSWxNMEUwTVRVdU5UazVPVGs0TkRjME1USXhNU1V5UXlVeU1uY2xNaklsTTBFeE1qSWxNa01sTWpKb0pUSXlKVE5CTXpJbE1rTWxNako2YVc1a1pYZ2xNaklsTTBFN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Z2xRVVVsUVRFbFJUY2xRVVVsT1RjbFJUZ2xRVVlsUWtVbFJUY2xRVGdsT0VJbFJUVWxRamtsUWpNbFJUVWxPVVFsT0RjbFJUVWxPRGdsT0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YzBKbmVrdFdaVzloT0RVMU56TXlKVEl5SlROQkpUZENKVEl5YVdRbE1qSWxNMEVsTWpKa2MwSm5la3RXWlc5aE9EVTFOek15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ek1qQXVORGMxTURBMk1UQXpOVEUxTmlVeVF5VXlNbmtsTWpJbE0wRXlPRFl1TlRrNU9UazRORGMwTVRJeE1TVXlReVV5TW5jbE1qSWxNMEV4T1RFdU1qVWxNa01sTWpKb0pUSXlKVE5CTXpNbE1rTWxNako2YVc1a1pYZ2xNaklsTTBFeE1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BKVUpFSlVKR0pVVTNKVGswSlVFNGNHUm1jR3gxYldKbGNpVkZOaVU0UmlVNU1DVkZOU1U0UmlVNU5pVkZOaVU1TmlVNE55VkZOaVU1UXlWQl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c1ZGcGthSFZHVWxrd05qVTVOVEVsTWpJbE0wRWxOMElsTWpKcFpDVXlNaVV6UVNVeU1rbHNWRnBrYUhWR1Vsa3dOalU1TlRF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TNOaTQyTURBd01EWXhNRE0xTVRVMkpUSkRKVEl5ZVNVeU1pVXpRVEk1TUM0MU9UazVPVGcwTnpReE1qRXhKVEpESlRJeWR5VXlNaVV6UVRFM09TVXlReVV5TW1nbE1qSWxNMEV6TXlVeVF5VXlNbnBwYm1SbGVDVXlNaVV6UVRFe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UWxRa1FsUWtZbFJUY2xPVFFsUVRod1lXNWtZWE1sUlRnbFFVWWxRa0lsUlRVbE9FWWxPVFpGZUdObGJ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xNmFWTjNUVVZsYzNrNU1qRTRORFlsTWpJbE0wRWxOMElsTWpKcFpDVXlNaVV6UVNVeU1rMTZhVk4zVFVWbGMzazVNakU0TkRZ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XhPUzR4TURBd01EWXhNRE0xTVRVMkpUSkRKVEl5ZVNVeU1pVXpRVE0wTnk0MU9UazVPVGcwTnpReE1qRXhKVEpESlRJeWR5VXlNaVV6UVRFNU5DVXlReVV5TW1nbE1qSWxNMEV6TkNVeVF5VXlNbnBwYm1SbGVDVXlNaVV6UVRFe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VWxPRVlsT0VNbFJUa2xPREVsT0VRbFJUWWxPRGtsUVVJbFJUWWxPRVlsT0VZbFJUZ2xRVGNsUVRNbFJUWWxPVVVsT1RBbFJUVWxRakVsT0VFbFJUWWxPVFVsUWpBbFJUVWxPVElsT0VNbFJUWWxPRGdsT1RBbFJUY2xRa0lsUVRrbFJUWWxPVFVsUWpBbFJUWWxPRVFsUVV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MWW5SWmJYVk5kMUppTVRReU5qZzVKVEl5SlROQkpUZENKVEl5YVdRbE1qSWxNMEVsTWpKTFluUlpiWFZOZDFKaU1UUXlOamc1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k56WXVOakF3TURBMk1UQXpOVEUxTmlVeVF5VXlNbmtsTWpJbE0wRXpORGt1TlRrNU9UazRORGMwTVRJeE1TVXlReVV5TW5jbE1qSWxNMEV4TnprbE1rTWxNakpvSlRJeUpUTkJNekFsTWtNbE1qSjZhVzVrWlhnbE1qSWxNMEV4TX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EpVRkdKVGcySlVVMUpUZzRKVUZDSlVVMUpVSTNKVUUxSlVVMEpVSkVKVGxESlVVNEpVRXhKVUU0SlVVM0pVSXhKVUpDSlVVMUpUbEZKVGhDSlVVMUpVSTVKVUkySlVVMkpUaEdKVGt3SlVVMUpUaEdKVGsySlVVMkpUazFKVUl3SlVVMkpUaEVKVUZ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VU5WUzAxelZubFJWelF6TVRreE5DVXlNaVV6UVNVM1FpVXlNbWxrSlRJeUpUTkJKVEl5Y1VOVlMwMXpWbmxSVnpRek1Ua3hO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VM0Mk1EQXdNRFl4TURNMU1UVTJKVEpESlRJeWVTVXlNaVV6UVRJME5pNDFPVGs1T1RnME56UXhNakV4SlRKREpUSXlkeVV5TWlVelFURXlNQ1V5UXlVeU1tZ2xNaklsTTBFME1DVXlReVV5TW5wcGJtUmxlQ1V5TWlVelFUS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RrMkpUZzNKVVUwSlVKQ0pVSTJKVVUzSlVJeEpVSkNKVVUxSlRsRk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YjJjYjY4OWYtYTg0Ny00YzA4LWJiZWEtZjdlNTE1NmJkODQxIgp9Cg=="/>
    </extobj>
    <extobj name="E657119C-6982-421D-8BA7-E74DEB70A7D9-4">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rNWtkbmxuYTBKR2VFNDROakUyTnpjbE1qSWxNMEVsTjBJbE1qSnBaQ1V5TWlVelFTVXlNazVrZG5sbmEwSkdlRTQ0TmpFMk56Y2xNaklsTWtNbE1qSnVZVzFsSlRJeUpUTkJKVEl5ZFcxc01sODFYMkZqZEdsMmFYUjVYM04wWVhKMEpUSXlKVEpESlRJeWRHbDBiR1VsTWpJbE0wRWxNaklsUlRVbFFrTWxPREFsUlRVbFFUY2xPRU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UxTUM0Mk1EQXdNRFl4TURNMU1UVTJKVEpESlRJeWVTVXlNaVV6UVRZeUxqVTVPVGs1T0RRM05ERXlNVEE1TkNVeVF5VXlNbmNsTWpJbE0wRTBNQ1V5UXlVeU1tZ2xNaklsTTBFME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U1V5TWkweU1DVXlNaVV5UXlVeU1ua2xNaklsTTBFbE1qSm9KVEl5SlRKREpUSXlkeVV5TWlVelFTVXlNbmNsTWtJME1DVXlNaVV5UXlVeU1tZ2xNaklsTTBFbE1qSXpNQ1V5TWlVM1JD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Wh1VVZGVllWUlFTSEkxTURrNU5EZ2xNaklsTTBFbE4wSWxNakpwWkNVeU1pVXpRU1V5TW1odVVWRlZZVlJRU0hJMU1EazVORGdsTWpJbE1rTWxNakp1WVcxbEpUSXlKVE5CSlRJeWRXMXNNbDgxWDJGamRHbDJhWFI1WDNOMFlYUmxKVEl5SlRKREpUSXlkR2wwYkdVbE1qSWxNMEVsTWpJbFJUY2xPRUVsUWpZbFJUWWxPREFsT0RF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RNU5DNDJNREF3TURZeE1ETTFNVFUySlRKREpUSXllU1V5TWlVelFURXpNUzQxT1RrNU9UZzBOelF4TWpFeEpUSkRKVEl5ZHlVeU1pVXpRVEUxTWlVeVF5VXlNbWdsTWpJbE0wRXpNQ1V5UXlVeU1ucHBibVJsZUNVeU1pVXpRVE1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TVXlNakV3SlRJeUpUSkRKVEl5ZVNVeU1pVXpRU1V5TWpBbE1qSWxNa01sTWpKM0pUSXlKVE5CSlRJeWR5MHlNQ1V5TWlVeVF5VXlNbWdsTWpJbE0wRWxNakpvSlRJeUpUZEVKVEpESlRJeWRHVjRkQ1V5TWlVelFTVXlNaVZGT0NVNFJTVkNOeVZGTlNWQ1JTVTVOeVZGTmlVNFF5VTROeVZGTlNWQlJTVTVRU1ZGTlNWQ09TVkNOQ1ZGTnlWQ1FTVkJOeVZGTnlVNVJpVkJPU1ZGT1NVNU9DVkNOU1ZGTmlVNU5TVkNNQ1ZGTmlVNFJDVkJ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SkViVk5KU0dwbWVFYzJOalUyTmpRbE1qSWxNMEVsTjBJbE1qSnBaQ1V5TWlVelFTVXlNbEpFYlZOSlNHcG1lRWMyTmpVMk5qUW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E1TlM0Mk1EQXdNRFl4TURNMU1UVTJKVEpESlRJeWVTVXlNaVV6UVRRNU15NDFPVGs1T1RnME56UXhNakV4SlRKREpUSXlkeVV5TWlVelFURTFNQ1V5UXlVeU1tZ2xNaklsTTBFek1DVXlReVV5TW5wcGJtUmxlQ1V5TWlVelFUU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5DVkZOU1U1UWlVNVJTVkZOU1ZCUlNVNFF5VkZOaVU1TlNWQ05DVkZPQ1ZDUlNWQ1JTVkZOaVU0T0NVNU1DVkZOU1ZDUVNWQk5pVkZOeVZDUWlVNU15VkZOaVU1UlNVNV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aMGRVeHBVMEprU0ZVME16QTVPVElsTWpJbE0wRWxOMElsTWpKcFpDVXlNaVV6UVNVeU1tWjBkVXhwVTBKa1NGVTBNekE1T1RJ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UTRNaTQyTURBd01EWXhNRE0xTVRVMkpUSkRKVEl5ZVNVeU1pVXpRVE13T0M0d09UazVPVGcwTnpReE1qRXhKVEpESlRJeWR5VXlNaVV6UVRFM05pVXlReVV5TW1nbE1qSWxNMEV6TVNVeVF5VXlNbnBwYm1SbGVDVXlNaVV6UVRV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5TVTRRU1ZCTUNWRk5pVTVSQ1U0TXlWRk5TVkNPU1ZDTXlWRk5TVTVSQ1U0TnlWRk9DVkJSU1ZCTVNWRk55VkJSU1U1TnlWRk5pVTRReVU0TnlWRk5pVkJNQ1U0TnlWRk55VTRNaVZDT1NWRk9DVkNSU1ZDUlNWRk5pVTRPQ1U1TUNWRk5TVkNRU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nBsUkhCbVQycFJaMHc1TWpNek56WWxNaklsTTBFbE4wSWxNakpwWkNVeU1pVXpRU1V5TW5wbFJIQm1UMnBSWjB3NU1qTXpOellsTWpJbE1rTWxNakp1WVcxbEpUSXlKVE5CSlRJeWRXMXNNbDgxWDJGamRHbDJhWFI1WDNOMFlYUmxKVEl5SlRKREpUSXlkR2wwYkdVbE1qSWxNMEVsTWpJbFJUY2xPRUVsUWpZbFJUWWxPREFsT0RF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RNU5DNDJNREF3TURZeE1ETTFNVFUySlRKREpUSXllU1V5TWlVelFURTVNQzQxT1RrNU9UZzBOelF4TWpFeEpUSkRKVEl5ZHlVeU1pVXpRVEUxTWlVeVF5VXlNbWdsTWpJbE0wRXpNQ1V5UXlVeU1ucHBibVJsZUNVeU1pVXpRVFl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TVXlNakV3SlRJeUpUSkRKVEl5ZVNVeU1pVXpRU1V5TWpBbE1qSWxNa01sTWpKM0pUSXlKVE5CSlRJeWR5MHlNQ1V5TWlVeVF5VXlNbWdsTWpJbE0wRWxNakpvSlRJeUpUZEVKVEpESlRJeWRHVjRkQ1V5TWlVelFTVXlNaVZGT0NWQlJpVkNSU1ZGTnlWQk9DVTRRaVZGT0NWQ1JTVkNSU1ZGTmlVNE9DVTVNQ1ZGTlNWQ1FTVkJOaVV6UkNWRk5pVTRPQ1U1TUNWRk55VkNRaVZCT1NVeVJqRXd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bDViMkY2ZVhaQ1IzZ3dNVE0yTVRFbE1qSWxNMEVsTjBJbE1qSnBaQ1V5TWlVelFTVXlNbmw1YjJGNmVYWkNSM2d3TVRNMk1URW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E0TWk0eE1EQXdNRFl4TURNMU1UVTJKVEpESlRJeWVTVXlNaVV6UVRRek5pNDFPVGs1T1RnME56UXhNakV4SlRKREpUSXlkeVV5TWlVelFUSXdNQzQxSlRKREpUSXlhQ1V5TWlVelFUTXdKVEpESlRJeWVtbHVaR1Y0SlRJeUpUTkJOeV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zSlVGRkpUazNKVVUySlRrMUpVSXdKVVUxSlVJNUpVSXpKVVUxSlRsRUpUZzNKVVU0SlVGRkpVRXhKVVUzSlVGRkpUazNKVVUySlVGR0pUazFKVVUwSlVJNEpUbEJKVVU0SlVFMkpUZ3hKVVUySlVJeEpUZ3lKVVU0SlVKRkpVSkZKVVUySlRnNEpUa3dKVVUxSlVKQkpVR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JFRkhZM0pXY2tWUlNEUTRNemMzTXlVeU1pVXpRU1UzUWlVeU1tbGtKVEl5SlROQkpUSXliRUZIWTNKV2NrVlJTRFE0TXpjM015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VEV3TGpZd01EQXdOakV3TXpVeE5UWWxNa01sTWpKNUpUSXlKVE5CTXpZeUxqVTVPVGs1T0RRM05ERXlNVEVsTWtNbE1qSjNKVEl5SlROQk1USXdKVEpESlRJeWFDVXlNaVV6UVRJNUxqVWxNa01sTWpKNmFXNWtaWGdsTWpJbE0wRTR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FsUWtZbE9VUWxSVFVsUVVRbE9UZ2xSVGdsUVVVbFFURWxSVGNsUVVVbE9UY2xSVGNsUWtJbE9UTWxSVFlsT1VVbE9V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Vd09TNHhNREF3TURZeE1ETTFNVFUySlRKREpUSXllU1V5TWlVelFUSTBPUzQxT1RrNU9UZzBOelF4TWpFeEpUSkRKVEl5ZHlVeU1pVXpRVEV5TXlVeVF5VXlNbWdsTWpJbE0wRXpOU1V5UXlVeU1ucHBibVJsZUNVeU1pVXpRVEV4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EpVSkdKVGs0SlVVMkpUbERKVGc1SlVVMkpUaERKVGczSlVVMkpVRXdKVGczSlVVM0pUZ3lKVUk1SlVWR0pVSkR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V3hGZGtwcloweFNSRFkwTnpjME1pVXlNaVV6UVNVM1FpVXlNbWxrSlRJeUpUTkJKVEl5U1d4RmRrcHJaMHhTUkRZME56YzBNaV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00Tmk0eE1EQXdNRFl4TURNMU1UVTJKVEpESlRJeWVTVXlNaVV6UVRNNU1pNHdPVGs1T1RnME56UXhNakV4SlRKREpUSXlkeVV5TWlVelFURXlNeVV5UXlVeU1tZ2xNaklsTTBFME1DVXlReVV5TW5wcGJtUmxlQ1V5TWlVelFURXp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0SlVKR0pUazRKVVUySlRsREpUZzVKVVUySlVGR0pUazFKVVUwSlVJNEpUbEJKVVU0SlVFMkpUZ3hKVVUySlVJeEpUZ3l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pUSXlMVEl3SlRJeUpUSkRKVEl5ZVNVeU1pVXpRU1V5TW1nbE1qSWxNa01sTWpKM0pUSXlKVE5CSlRJeWR5VXlRalF3SlRJeUpUSkRKVEl5YUNVeU1pVXpRU1V5TWpNd0pUSXlKVGRF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YTgxMDQ4YzAtOGFkYS00MGJkLThjODgtNDU0ODhmNDcwYWNmIgp9Cg=="/>
    </extobj>
    <extobj name="E657119C-6982-421D-8BA7-E74DEB70A7D9-5">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sTm1WMDl3WWxKaVQzZ3lNakV5TVRNbE1qSWxNMEVsTjBJbE1qSnBaQ1V5TWlVelFTVXlNbE5tVjA5d1lsSmlUM2d5TWpFeU1UTWxNaklsTWtNbE1qSnVZVzFsSlRJeUpUTkJKVEl5ZFcxc01sODFYMk52YlcxdmJsOWpiMjUwWVdsdVpYSWxNaklsTWtNbE1qSjBhWFJzWlNVeU1pVXpRU1V5TWlWRk5TVkJSU1ZDT1NWRk5TVTVPU1ZCT0NVeU1pVXlReVV5TW1OaGRHVm5iM0o1SlRJeUpUTkJKVEl5ZFcxc01sODFYMk52YlcxdmJp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mRISjF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kl5TGpZd01EQXdOakV3TXpVeE5UWWxNa01sTWpKNUpUSXlKVE5CTmpRdU5UazVPVGs0TkRjME1USXhNU1V5UXlVeU1uY2xNaklsTTBFME1EQWxNa01sTWpKb0pUSXlKVE5CTVRRekpUSkRKVEl5ZW1sdVpHVjRKVEl5SlROQkx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BkR0ZzYVdNbE1qSWxNMEZtWVd4elpTVXlReVV5TW1KdmJHUWxNaklsTTBGMGNuVmxKVGRFSlRKREpUSXlkR1Y0ZEVKc2IyTnJKVEl5SlROQkpUVkNKVGRDSlRJeWNHOXphWFJwYjI0bE1qSWxNMEVsTjBJbE1qSjRKVEl5SlROQkpUSXlOU1V5TWlVeVF5VXlNbmtsTWpJbE0wRWxNakl5SlRJeUpUSkRKVEl5ZHlVeU1pVXpRU1V5TW5jdE1UQWxNaklsTWtNbE1qSm9KVEl5SlROQkpUSXlhQ29vTVNVeVJqY3BMVElsTWpJbE4wUWxNa01sTWpKMFpYaDBKVEl5SlROQkpUSXlKVVUxSlRnNUpUaEVKVVUzSlVGQ0pVRkdKVVUxSlVJeEpUazFKVVUzSlVFMEpVSkJKVVUxSlVJeEpUZ3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HSnpla2R2ZDNSMFNEUXdORFF4TlNVeU1pVXpRU1UzUWlVeU1tbGtKVEl5SlROQkpUSXlWR0p6ZWtkdmQzUjBTRFF3TkRReE5TVXlNaVV5UXlVeU1tNWhiV1VsTWpJbE0wRWxNakoxYld3eVh6VmZZMjl0Y0c5dVpXNTBYMnhwWW5KaGNua2xNaklsTWtNbE1qSjBhWFJzWlNVeU1pVXpRU1V5TWlWRk55VkNRaVU0TkNWRk5DVkNRaVZDTmlWRk5TVkNRU1U1TXlVeU1pVXlReVV5TW1OaGRHVm5iM0o1SlRJeUpUTkJKVEl5ZFcxc01sODFYMk52YlhCdmJtVnVk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a3hMalU1T1RrNU9EUTNOREV5TVRFbE1rTWxNakozSlRJeUpUTkJNVGd3SlRKREpUSXlhQ1V5TWlVelFUUTR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sWjFaUzVxY3lVeU1E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UWmxkUGNHSlNZazk0TWpJeE1qRXpKVEl5SlRkRUpUSkRKVEl5VEhWUmMzTlJSR2gxZWpVM05ERTROeVV5TWlVelFTVTNRaVV5TW1sa0pUSXlKVE5CSlRJeVRIVlJjM05SUkdoMWVqVTNOREU0Tnl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reExqVTVPVGs1T0RRM05ERXlNVEVsTWtNbE1qSjNKVEl5SlROQk1UZ3dKVEpESlRJeWFDVXlNaVV6UVRRNEpUSkRKVEl5ZW1sdVpHVjRKVEl5SlROQk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tWc1pXMWxiblFsTWpCUWJIVn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VTJaWFQzQmlVbUpQZURJeU1USXhNeVV5TWlVM1JDVXlReVV5TW5oS1UzRmxWbWRMVWswNU56QXlPRFVsTWpJbE0wRWxOMElsTWpKcFpDVXlNaVV6UVNVeU1uaEtVM0ZsVm1kTFVrMDVOekF5T0RVbE1qSWxNa01sTWpKdVlXMWxKVEl5SlROQkpUSXlkVzFzTWw4MVgyTnZiWEJ2Ym1WdWRGOXNhV0p5WVhKNUpUSXlKVEpESlRJeWRHbDBiR1VsTWpJbE0wRWxNaklsUlRjbFFrSWxPRFFsUlRRbFFrSWxRallsUlRVbFFrRWxPVE1sTWpJbE1rTWxNakpqWVhSbFoyOXllU1V5TWlVelFTVXlNblZ0YkRKZk5WOWpiMjF3YjI1bGJu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6TXpjdU5qQXdNREEyTVRBek5URTFOaVV5UXlVeU1ua2xNaklsTTBFeE5UQXVOVGs1T1RrNE5EYzBNVEl4TVNVeVF5VXlNbmNsTWpJbE0wRXhPREFsTWtNbE1qSm9KVEl5SlROQk5EVWxNa01sTWpKNmFXNWtaWGdsTWpJbE0w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VJVTm9ZWEowY3lVeU1E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UWmxkUGNHSlNZazk0TWpJeE1qRXpKVEl5SlRkRUpUSkRKVEl5ZGtWWmFISnVablJWWkRBeU56SXpNQ1V5TWlVelFTVTNRaVV5TW1sa0pUSXlKVE5CSlRJeWRrVlphSEp1Wm5SVlpEQXlOekl6TUN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FMU1DNDFPVGs1T1RnME56UXhNakV4SlRKREpUSXlkeVV5TWlVelFURTRNQ1V5UXlVeU1tZ2xNaklsTTBFME5T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KQmVHbHZj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jBjblZ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6TWpJdU5qQXdNREEyTVRBek5URTFOaVV5UXlVeU1ua2xNaklsTTBFeU5Ua3VOVGs1T1RrNE5EYzBNVEl4TVNVeVF5VXlNbmNsTWpJbE0wRTBNREFsTWtNbE1qSm9KVEl5SlROQk1UUXpKVEpESlRJeWVtbHVaR1Y0SlRJeUpUTkJO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WwwWVd4cFl5VXlNaVV6UVdaaGJITmxKVEpESlRJeVltOXNaQ1V5TWlVelFYUnlkV1VsTjBRbE1rTWxNakowWlhoMFFteHZZMnNsTWpJbE0wRWxOVUlsTjBJbE1qSndiM05wZEdsdmJpVXlNaVV6UVNVM1FpVXlNbmdsTWpJbE0wRWxNakkxSlRJeUpUSkRKVEl5ZVNVeU1pVXpRU1V5TWpJbE1qSWxNa01sTWpKM0pUSXlKVE5CSlRJeWR5MHhNQ1V5TWlVeVF5VXlNbWdsTWpJbE0wRWxNakpvS2lneEpUSkdOeWt0TWlVeU1pVTNSQ1V5UXlVeU1uUmxlSFFsTWpJbE0wRWxNakpCVUVrbFJUY2xRa1FsT1RFbFJUVWxPRFVsUWpNbFJUVWxRakVsT0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1WTNoM1pYTmxRMWQwTkRJMk5USXlKVEl5SlROQkpUZENKVEl5YVdRbE1qSWxNMEVsTWpKdVkzaDNaWE5sUTFkME5ESTJOVEl5SlRJeUpUSkRKVEl5Ym1GdFpTVXlNaVV6UVNVeU1uVnRiREpmTlY5amIyMXdiMjVsYm5SZmJHbGljbUZ5ZVNVeU1pVXlReVV5TW5ScGRHeGxKVEl5SlROQkpUSXlKVVUzSlVKQ0pUZzBKVVUwSlVKQ0pVSTJKVVUxSlVKQkpUa3pKVEl5SlRKREpUSXlZMkYwWldkdmNua2xNaklsTTBFbE1qSjFiV3d5WHpWZlkyOXRjRzl1Wlc1ME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REEzTGpZd01EQXdOakV3TXpVeE5UWWxNa01sTWpKNUpUSXlKVE5CTXpRMExqVTVPVGs1T0RRM05ERXlNVEVsTWtNbE1qSjNKVEl5SlROQk1qTTVKVEpESlRJeWFDVXlNaVV6UVRRNE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tScVlXNW5ieVV5TUZKRlUxUWxNakJHY21GdFpYZHZjbX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S2VXZDRibWRRVEdkQk1EQTRNRFkySlRJeUpUZEVKVEpESlRJeWJXWnhZVk5EV2xKcWVqUXpOekEyTkNVeU1pVXpRU1UzUWlVeU1tbGtKVEl5SlROQkpUSXliV1p4WVZORFdsSnFlalF6TnpBMk5DVXlNaVV5UXlVeU1tNWhiV1VsTWpJbE0wRWxNakoxYld3eVh6VmZZMjl0Y0c5dVpXNTBYMnhwWW5KaGNua2xNaklsTWtNbE1qSjBhWFJzWlNVeU1pVXpRU1V5TWlWRk55VkNRaVU0TkNWRk5DVkNRaVZDTmlWRk5TVkNRU1U1TXlVeU1pVXlReVV5TW1OaGRHVm5iM0o1SlRJeUpUTkJKVEl5ZFcxc01sODFYMk52YlhCdmJtVnVk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STROaTQxT1RrNU9UZzBOelF4TWpFeEpUSkRKVEl5ZHlVeU1pVXpRVEU0TUNVeVF5VXlNbWdsTWpJbE0wRTBOU1V5UXlVeU1ucHBibVJsZUNVeU1pVXpRVGt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GdsUWtFbFFVSWxSVFFsUWtJbFFrUWxSVGtsUVVFbE9FTWxSVGdsUVVZbE9E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LZVdkNGJtZFFUR2RCTURBNE1EWTJKVEl5SlRkRUpUSkRKVEl5VW5wWmVXMVdTbWh4WnpFd05ERXhNaVV5TWlVelFTVTNRaVV5TW1sa0pUSXlKVE5CSlRJeVVucFplVzFXU21oeFp6RXdOREV4TWl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JNE5pNDFPVGs1T1RnME56UXhNakV4SlRKREpUSXlkeVV5TWlVelFURTRNQ1V5UXlVeU1tZ2xNaklsTTBFME5TVXlReVV5TW5wcGJtUmxlQ1V5TWlVelFUR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RKVUkzSlVGR0pVVTNKVGswSlVJeEpVVTFKVGc0SlRnMkpVVTFKVGhHSlRr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TbmxuZUc1blVFeG5RVEF3T0RBMk5pVXlNaVUzUkNVeVF5VXlNbFpCVEhsWVIxcE5ZbVkxT0RNMU16UWxNaklsTTBFbE4wSWxNakpwWkNVeU1pVXpRU1V5TWxaQlRIbFlSMXBOWW1ZMU9ETTFNelFsTWpJbE1rTWxNakp1WVcxbEpUSXlKVE5CSlRJeWJHbHVhMlZ5SlRJeUpUSkRKVEl5ZEdWNGRDVXlNaVV6UVNVeU1pVkZOaVU1UXlVNFJDVkZOU1U0UVNWQk1TVkZPQ1ZDTUNVNE15VkZOeVU1TkNWQk9D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hSeWRX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XlNaTQyTURBd01EWXhNRE0xTVRVMkpUSkRKVEl5ZVNVeU1pVXpRVFEwTXk0MU9UazVPVGcwTnpReE1qRXhKVEpESlRJeWR5VXlNaVV6UVRRd01DVXlReVV5TW1nbE1qSWxNMEV4T1RrbE1rTWxNako2YVc1a1pYZ2xNaklsTTBFeE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bDBZV3hwWXlVeU1pVXpRV1poYkhObEpUSkRKVEl5WW05c1pDVXlNaVV6UVhSeWRXVWxOMFFsTWtNbE1qSjBaWGgwUW14dlkyc2xNaklsTTBFbE5VSWxOMElsTWpKd2IzTnBkR2x2YmlVeU1pVXpRU1UzUWlVeU1uZ2xNaklsTTBFbE1qSTFKVEl5SlRKREpUSXllU1V5TWlVelFTVXlNaklsTWpJbE1rTWxNakozSlRJeUpUTkJKVEl5ZHkweE1DVXlNaVV5UXlVeU1tZ2xNaklsTTBFbE1qSm9LaWd4SlRKR055a3RNaVV5TWlVM1JDVXlReVV5TW5SbGVIUWxNaklsTTBFbE1qSWxSVFFsUWpnbE9VRWxSVFVsT0VFbFFURWxSVGtsT0RBbFFrSWxSVGdsUWtVbE9URWxSVFVsUWpFbE9E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FWlJWRmwwYVhSWU1qZzVOekE0SlRJeUpUTkJKVGRDSlRJeWFXUWxNaklsTTBFbE1qSmljRVpSVkZsMGFYUllNamc1TnpBNEpUSXlKVEpESlRJeWJtRnRaU1V5TWlVelFTVXlNblZ0YkRKZk5WOWpiMjF3YjI1bGJuUmZiR2xpY21GeWVTVXlNaVV5UXlVeU1uUnBkR3hsSlRJeUpUTkJKVEl5SlVVM0pVSkNKVGcwSlVVMEpVSkNKVUkySlVVMUpVSkJKVGt6SlRJeUpUSkRKVEl5WTJGMFpXZHZjbmtsTWpJbE0wRWxNakoxYld3eVh6VmZZMjl0Y0c5dVpXNTB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XpNM0xqWXdNREF3TmpFd016VXhOVFlsTWtNbE1qSjVKVEl5SlROQk5EYzNMalU1T1RrNU9EUTNOREV5TVRFbE1rTWxNakozSlRJeUpUTkJNVGd3SlRKREpUSXlhQ1V5TWlVelFUUTFKVEpESlRJeWVtbHVaR1Y0SlRJeUpUTkJN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GNsT1VZbFFUa2xSVGtsT1RnbFFqVWxSVGNsUVVVbFFURWxSVGNsT1RBbE9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0VVVOSGJGUjVabWR1TWpRMk16RXhKVEl5SlRkRUpUSkRKVEl5VDFoUVRuRldUMHQyVGpRMk9UQTNOaVV5TWlVelFTVTNRaVV5TW1sa0pUSXlKVE5CSlRJeVQxaFFUbkZXVDB0MlRqUTJPVEEzTml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RM055NDFPVGs1T1RnME56UXhNakV4SlRKREpUSXlkeVV5TWlVelFURTRNQ1V5UXlVeU1tZ2xNaklsTTBFME5TVXlReVV5TW5wcGJtUmxlQ1V5TWlVelFU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JKVGc0SlRrd0pVVTNKVUpDSlVFNUpVVTFKVUUwSlRnMEpVVTNKVGt3SlRn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iVkZEUjJ4VWVXWm5iakkwTmpNeE1TVXlNaVUzUkNVeVF5VXlNa1pNV2xWWFJsTkRSRzR3TURVd016Z2xNaklsTTBFbE4wSWxNakpwWkNVeU1pVXpRU1V5TWtaTVdsVlhSbE5EUkc0d01EVXdNemdsTWpJbE1rTWxNakp1WVcxbEpUSXlKVE5CSlRJeWRXMXNNbDgxWDJOdmJYQnZibVZ1ZEY5c2FXSnlZWEo1SlRJeUpUSkRKVEl5ZEdsMGJHVWxNaklsTTBFbE1qSWxSVGNsUWtJbE9EUWxSVFFsUWtJbFFqWWxSVFVsUWtFbE9UTWxNaklsTWtNbE1qSmpZWFJsWjI5eWVTVXlNaVV6UVNVeU1uVnRiREpmTlY5amIyMXdiMjVsYm5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pNemN1TmpBd01EQTJNVEF6TlRFMU5pVXlReVV5TW5rbE1qSWxNMEUxTWprdU5UazVPVGs0TkRjME1USXhNU1V5UXlVeU1uY2xNaklsTTBFeE9EQWxNa01sTWpKb0pUSXlKVE5CTkRVbE1rTWxNako2YVc1a1pYZ2xNaklsTTBFeE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9DVkNSU1ZDUlNWRk5pVTRPQ1U1TUNWRk5TVkNRU1ZCTmlWRk9DVkJSU1ZCTVNWRk55VkJSU1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tMVJRMGRzVkhsbVoyNHlORFl6TVRFbE1qSWxOMFFsTWtNbE1qSnFiVWhTWkU5eFQwZGpNakUxT1RVNEpUSXlKVE5CSlRkQ0pUSXlhV1FsTWpJbE0wRWxNakpxYlVoU1pFOXhUMGRqTWpFMU9UVTRKVEl5SlRKREpUSXlibUZ0WlNVeU1pVXpRU1V5TW5WdGJESmZOVjlqYjIxd2IyNWxiblJmYkdsaWNtRnllU1V5TWlVeVF5VXlNblJwZEd4bEpUSXlKVE5CSlRJeUpVVTNKVUpDSlRnMEpVVTBKVUpDSlVJMkpVVTFKVUpCSlRrekpUSXlKVEpESlRJeVkyRjBaV2R2Y25rbE1qSWxNMEVsTWpKMWJXd3lYelZmWTI5dGNHOXVaVzUw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UTXpMall3TURBd05qRXdNelV4TlRZbE1rTWxNako1SlRJeUpUTkJOVEk1TGpVNU9UazVPRFEzTkRFeU1URWxNa01sTWpKM0pUSXlKVE5CTVRnd0pUSkRKVEl5YUNVeU1pVXpRVFExSlRKREpUSXllbWx1WkdWNEpUSXlKVE5CT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UVWxRakFsUlRZbE9FUWxRVVVsUlRVbE9FWWxRVVlsUlRnbFFUY2xPRFlsUlRVbE9FTWxP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dFVVTkhiRlI1Wm1kdU1qUTJNekV4SlRJeUpUZEVKVEpESlRJeVluRnlhbkZHZEdWNGRUSXdNakkyT0NVeU1pVXpRU1UzUWlVeU1tbGtKVEl5SlROQkpUSXlZbkZ5YW5GR2RHVjRkVEl3TWpJMk9DVXlNaVV5UXlVeU1tNWhiV1VsTWpJbE0wRWxNakoxYld3eVh6VmZZMjl0Y0c5dVpXNTBYMnhwWW5KaGNua2xNaklsTWtNbE1qSjBhWFJzWlNVeU1pVXpRU1V5TWlWRk55VkNRaVU0TkNWRk5DVkNRaVZDTmlWRk5TVkNRU1U1TXlVeU1pVXlReVV5TW1OaGRHVm5iM0o1SlRJeUpUTkJKVEl5ZFcxc01sODFYMk52YlhCdmJtVnVk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VTRNUzQxT1RrNU9UZzBOelF4TWpFeEpUSkRKVEl5ZHlVeU1pVXpRVEU0TUNVeVF5VXlNbWdsTWpJbE0wRTBOU1V5UXlVeU1ucHBibVJsZUNVeU1pVXpRV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xSlVJM0pVRTFKVVUxSlRnMUpVSTNKVVUySlVFNEpVRXhKVVUxSlRsRUpUa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YlZGRFIyeFVlV1puYmpJME5qTXhNU1V5TWlVM1JDVXlReVV5TW5Oc1FXSk9WVWxJYWxReE56ZzJOellsTWpJbE0wRWxOMElsTWpKcFpDVXlNaVV6UVNVeU1uTnNRV0pPVlVsSWFsUXhOemcyTnpZbE1qSWxNa01sTWpKdVlXMWxKVEl5SlROQkpUSXlkVzFzTWw4MVgyTnZiWEJ2Ym1WdWRGOXNhV0p5WVhKNUpUSXlKVEpESlRJeWRHbDBiR1VsTWpJbE0wRWxNaklsUlRjbFFrSWxPRFFsUlRRbFFrSWxRallsUlRVbFFrRWxPVE1sTWpJbE1rTWxNakpqWVhSbFoyOXllU1V5TWlVelFTVXlNblZ0YkRKZk5WOWpiMjF3YjI1bGJu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xTXpNdU5qQXdNREEyTVRBek5URTFOaVV5UXlVeU1ua2xNaklsTTBFMU9ERXVOVGs1T1RrNE5EYzBNVEl4TVNVeVF5VXlNbmNsTWpJbE0wRXhPREFsTWtNbE1qSm9KVEl5SlROQk5EVWxNa01sTWpKNmFXNWtaWGdsTWpJbE0wRXh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OeVU1TkNWQk9DVkZOaVU0T0NWQ055VkZPQ1ZCUlNWQk5DVkZPQ1ZCUmlVNE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YxUTI5YWFsQkxjRU0wTkRjNU56WWxNaklsTjBRbE1rTWxOMElsTWpKdVlXMWxKVEl5SlROQkpUSXlKVVUxSlRrd0pUaEVKVVUzSlVFM0pVSXdKVEl5SlRKREpUSXlkSGx3WlNVeU1pVXpRU1V5TW5OMGNtbHVaeVV5TWlVeVF5VXlNblpoYkhWbEpUSXlKVE5CSlRJeUpUSXlKVEpESlRJeVkyRjBaV2R2Y25rbE1qSWxNMEVsTWpKa1pXWmhkV3gwSlRJeUpUSkRKVEl5YVdRbE1qSWxNMEVsTWpKd1owSm9hR3RTUjJwUE5URTVNVGt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Yzc0OWVkNmEtMzE1Zi00OGMzLThiNmMtZDgwMThhN2E3MmQ2Igp9Cg=="/>
    </extobj>
    <extobj name="E657119C-6982-421D-8BA7-E74DEB70A7D9-6">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uWllTR3BZUjFWTWJFdzVOekU0TmpRbE1qSWxNMEVsTjBJbE1qSnBaQ1V5TWlVelFTVXlNblpZU0dwWVIxVk1iRXc1TnpFNE5qUWxNaklsTWtNbE1qSnVZVzFsSlRJeUpUTkJKVEl5ZFcxc01sODFYM1Z6WldOaGMyVmZZMjl1ZEdGcGJtVnlKVEl5SlRKREpUSXlkR2wwYkdVbE1qSWxNMEVsTWpJbFJUVWxRVVVsUWprbFJUVWxPVGtsUVRnbE1qSWxNa01sTWpKallYUmxaMjl5ZVNVeU1pVXpRU1V5TW5WdGJESmZOVjkxYzJWallY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jBjblZ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6TVRjdU5qQXdNREEyTVRBek5URTFOaVV5UXlVeU1ua2xNaklsTTBFMk5pNDFPVGs1T1RnME56UXhNakV4SlRKREpUSXlkeVV5TWlVelFUUXdNQ1V5UXlVeU1tZ2xNaklsTTBFeE1EQWxNa01sTWpKNmFXNWtaWGdsTWpJbE0wRXR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5TVXlNaVV5UXlVeU1ua2xNaklsTTBFbE1qSXlKVEl5SlRKREpUSXlkeVV5TWlVelFTVXlNbmN0TVRBbE1qSWxNa01sTWpKb0pUSXlKVE5CSlRJeWFDb29NU1V5UmpjcExUSWxNaklsTjBRbE1rTWxNakowWlhoMEpUSXlKVE5CSlRJeUpUTkRaR2wySlRORkpUTkRZbklsTTBVbE0wTWxNa1prYVhZbE0wVWxSVFlsT1RRbFFVWWxSVFlsT0VNbE9ERWxSVFlsUVRnbFFURWxSVFVsT1VR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lVuTk9SbVJCZWxCdk9ESTNPRGd3SlRJeUpUTkJKVGRDSlRJeWFXUWxNaklsTTBFbE1qSkJVbk5PUm1SQmVsQnZPREkzT0Rnd0pUSXlKVEpESlRJeWJtRnRaU1V5TWlVelFTVXlNblZ0YkRKZk5WOTFjMlZqWVhObFgyTnZiblJoYVc1bGNpVXlNaVV5UXlVeU1uUnBkR3hsSlRJeUpUTkJKVEl5SlVVMUpVRkZKVUk1SlVVMUpUazVKVUU0SlRJeUpUSkRKVEl5WTJGMFpXZHZjbmtsTWpJbE0wRWxNakoxYld3eVh6VmZkWE5sWTJGe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mRISjF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mc1TGpZd01EQXdOakV3TXpVeE5UWWxNa01sTWpKNUpUSXlKVE5CTWpJeExqVTVPVGs1T0RRM05ERXlNVEVsTWtNbE1qSjNKVEl5SlROQk1qYzJKVEpESlRJeWFDVXlNaVV6UVRJM055VXlReVV5TW5wcGJtUmxlQ1V5TWlVelF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VbE1qSWxNa01sTWpKNUpUSXlKVE5CSlRJeU1pVXlNaVV5UXlVeU1uY2xNaklsTTBFbE1qSjNMVEV3SlRJeUpUSkRKVEl5YUNVeU1pVXpRU1V5TW1ncUtERWxNa1kzS1MweUpUSXlKVGRFSlRKREpUSXlkR1Y0ZENVeU1pVXpRU1V5TWlWRk5pVkJNQ1ZDT0NWRk5TVkNSaVU0TXlWRk5pVkJPQ1ZCTVNWRk5TVTVSQ1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VrUkdwWWMyOUhkbXc0TWpNeU16Z2xNaklsTTBFbE4wSWxNakpwWkNVeU1pVXpRU1V5TW01a1JHcFljMjlIZG13NE1qTXlNemdsTWpJbE1rTWxNakp1WVcxbEpUSXlKVE5CSlRJeWMzUmhibVJoY21SVVpYaDBKVEl5SlRKREpUSXlkR2wwYkdVbE1qSWxNMEVsTWpJbE1qSWxNa01sTWpKallYUmxaMjl5ZVNVeU1pVXpRU1V5TW5OMFlXNWtZWEpr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EUTJMall3TURBd05qRXdNelV4TlRZbE1rTWxNako1SlRJeUpUTkJNamd1TlRrNU9UazRORGMwTVRJeE1EazBKVEpESlRJeWR5VXlNaVV6UVRFME9DVXlReVV5TW1nbE1qSWxNMEUwTUNVeVF5VXlNbnBwYm1SbGVDVXlNaVV6UVRN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eVF5VXlNbk5wZW1VbE1qSWxNMEV4TmlVM1JDVXlReVV5TW5SbGVIUkNiRzlqYXlVeU1pVXpRU1UxUWlVM1FpVXlNbkJ2YzJsMGFXOXVKVEl5SlROQkpUZENKVEl5ZUNVeU1pVXpRVEFsTWtNbE1qSjVKVEl5SlROQk1DVXlReVV5TW5jbE1qSWxNMEVsTWpKM0pUSXlKVEpESlRJeWFDVXlNaVV6UVNVeU1tZ2xNaklsTjBRbE1rTWxNakowWlhoMEpUSXlKVE5CSlRJeUpVVTNKVUl6SlVKQ0pVVTNKVUpDSlRsR0pVVTFKVGhCSlRsR0pVVTRKVGd6SlVKRUpVVTJKVUU0SlVFeEpVVTFKVGxFSlRrM0pVVTFKVGc0SlRreUpVVTFKVGc0SlRn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lVwVWRIWmtVV3hwYmpNMk5EQXdNeVV5TWlVelFTVTNRaVV5TW1sa0pUSXlKVE5CSlRJeVZVcFVkSFprVVd4cGJqTTJOREF3TXlVeU1pVXlReVV5TW01aGJXVWxNaklsTTBFbE1qSjFiV3d5WHpWZmMyVnhkV1Z1WTJWZmIySnFaV04wSlRJeUpUSkRKVEl5ZEdsMGJHVWxNaklsTTBFbE1qSWxSVFVsUVVZbFFqa2xSVGdsUWpFbFFURWxNaklsTWtNbE1qSmpZWFJsWjI5eWVTVXlNaVV6UVNVeU1uVnRiREpmTlY5elpYRjFaVzVq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XpOeTQyTURBd01EWXhNRE0xTVRVMkpUSkRKVEl5ZVNVeU1pVXpRVGs0TGpVNU9UazVPRFEzTkRFeU1URWxNa01sTWpKM0pUSXlKVE5CTVRBd0pUSkRKVEl5YUNVeU1pVXpRVFUxSlRKREpUSXllbWx1WkdWNEpUSXlKVE5C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JKVGsxSlVJd0pVVTJKVGhFSlVGRkpVVTNKVUZGSlVFeEpVVTNKVGt3SlRn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kbGhJYWxoSFZVeHNURGszTVRnMk5DVXlNaVUzUkNVeVF5VXlNazFsY1VscFZsVlRSSFl5TURRMk5qRWxNaklsTTBFbE4wSWxNakpwWkNVeU1pVXpRU1V5TWsxbGNVbHBWbFZUUkhZeU1EUTJOakVsTWpJbE1rTWxNakp1WVcxbEpUSXlKVE5CSlRJeWRXMXNNbDgxWDNObGNYVmxibU5sWDI5aWFtVmpkQ1V5TWlVeVF5VXlNblJwZEd4bEpUSXlKVE5CSlRJeUpVVTFKVUZHSlVJNUpVVTRKVUl4SlVFeE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E56QXVOakF3TURBMk1UQXpOVEUxTmlVeVF5VXlNbmtsTWpJbE0wRTVPQzQxT1RrNU9UZzBOelF4TWpFeEpUSkRKVEl5ZHlVeU1pVXpRVEV3TUNVeVF5VXlNbWdsTWpJbE0wRTFOU1V5UXlVeU1ucHBibVJsZUNVeU1pVXpRVF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RFd0pUSkRKVEl5ZVNVeU1pVXpRVEFsTWtNbE1qSjNKVEl5SlROQkpUSXlkeTB5TUNVeU1pVXlReVV5TW1nbE1qSWxNMEVsTWpKb0pUSXlKVGRFSlRKREpUSXlkR1Y0ZENVeU1pVXpRU1V5TWlWRk55VTVOQ1ZCT0NWRk5pVTRPQ1ZDTnlWRk9DVkJSU1ZCTkNWRk9DVkJSaVU0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uWllTR3BZUjFWTWJFdzVOekU0TmpRbE1qSWxOMFFsTWtNbE1qSm1VMlZrVFZscFdGVnNNVEE0TURnekpUSXlKVE5CSlRkQ0pUSXlhV1FsTWpJbE0wRWxNakptVTJWa1RWbHBXRlZzTVRBNE1EZ3pKVEl5SlRKREpUSXlibUZ0WlNVeU1pVXpRU1V5TW5WdGJESmZOVjl6WlhGMVpXNWpaVjl2WW1wbFkzUWxNaklsTWtNbE1qSjBhWFJzWlNVeU1pVXpRU1V5TWlWRk5TVkJSaVZDT1NWRk9DVkNNU1ZCTVNVeU1pVXlReVV5TW1OaGRHVm5iM0o1SlRJeUpUTkJKVEl5ZFcxc01sODFYM05sY1hWbGJt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mpBekxqWXdNREF3TmpFd016VXhOVFlsTWtNbE1qSjVKVEl5SlROQk9UZ3VOVGs1T1RrNE5EYzBNVEl4TVNVeVF5VXlNbmNsTWpJbE0wRXhNREFsTWtNbE1qSm9KVEl5SlROQk5UVWxNa01sTWpKNmFXNWtaWGdsTWpJbE0w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UlRVbFFqY2xRVFVsUlRVbE9EVWxRamNsUlRZbFFUZ2xRVEVsUlRVbE9VUWxPV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MldFaHFXRWRWVEd4TU9UY3hPRFkwSlRJeUpUZEVKVEpESlRJeVpsUmpVVzVTUVU1S1NqazNNelkyTlNVeU1pVXpRU1UzUWlVeU1tbGtKVEl5SlROQkpUSXlabFJqVVc1U1FVNUtTamszTXpZMk5TVXlNaVV5UXlVeU1tNWhiV1VsTWpJbE0wRWxNakoxYld3eVh6VmZjMlZ4ZFdWdVkyVmZiMkpxWldOMEpUSXlKVEpESlRJeWRHbDBiR1VsTWpJbE0wRWxNaklsUlRVbFFVWWxRamtsUlRnbFFqRWxRVEVsTWpJbE1rTWxNakpqWVhSbFoyOXllU1V5TWlVelFTVXlNblZ0YkRKZk5WOXpaWEYxWlc1a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F3TlM0Mk1EQXdNRFl4TURNMU1UVTJKVEpESlRJeWVTVXlNaVV6UVRJMU9DNDFPVGs1T1RnME56UXhNakV4SlRKREpUSXlkeVV5TWlVelFURXdNQ1V5UXlVeU1tZ2xNaklsTTBFME9T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VEV3SlRKREpUSXllU1V5TWlVelFUQWxNa01sTWpKM0pUSXlKVE5CSlRJeWR5MHlNQ1V5TWlVeVF5VXlNbWdsTWpJbE0wRWxNakpvSlRJeUpUZEVKVEpESlRJeWRHVjRkQ1V5TWlVelFTVXlNaVZGTnlVNVJpVkJPU1ZGT1NVNU9DVkNOU1ZGTnlWQlJTVkJNU1ZGTnlVNU1D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OdmJuUmhhVzVsY2lVeU1pVXpRU1V5TWtGU2MwNUdaRUY2VUc4NE1qYzRPREFsTWpJbE4wUWxNa01sTWpKR1lsWjVkRU54WkZaUk5qazBOakV6SlRJeUpUTkJKVGRDSlRJeWFXUWxNaklsTTBFbE1qSkdZbFo1ZEVOeFpGWlJOamswTmpFekpUSXlKVEpESlRJeWJtRnRaU1V5TWlVelFTVXlNblZ0YkRKZk5WOXpaWEYxWlc1alpWOXZZbXBsWTNRbE1qSWxNa01sTWpKMGFYUnNaU1V5TWlVelFTVXlNaVZGTlNWQlJpVkNPU1ZGT0NWQ01TVkJNU1V5TWlVeVF5VXlNbU5oZEdWbmIzSjVKVEl5SlROQkpUSXlkVzFzTWw4MVgzTmxjWFZsYm1ObE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VFV6TGpZd01EQXdOakV3TXpVeE5UWWxNa01sTWpKNUpUSXlKVE5CTWpVNExqVTVPVGs1T0RRM05ERXlNVEVsTWtNbE1qSjNKVEl5SlROQk1UQXdKVEpESlRJeWFDVXlNaVV6UVRRNU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ySlRnNEpUa3dKVVUzSlVKQ0pVRTVKVVUzSlVGRkpVRXhKVVUzSlRrd0pUZ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UVZKelRrWmtRWHBRYnpneU56ZzRNQ1V5TWlVM1JDVXlReVV5TWs5WFFWQnljR3hoWWxZek9UUTJNRElsTWpJbE0wRWxOMElsTWpKcFpDVXlNaVV6UVNVeU1rOVhRVkJ5Y0d4aFlsWXpPVFEyTURJbE1qSWxNa01sTWpKdVlXMWxKVEl5SlROQkpUSXlkVzFzTWw4MVgzTmxjWFZsYm1ObFgyOWlhbVZqZENVeU1pVXlReVV5TW5ScGRHeGxKVEl5SlROQkpUSXlKVVUxSlVGR0pVSTVKVVU0SlVJeEpVRXhKVEl5SlRKREpUSXlZMkYwWldkdmNua2xNaklsTTBFbE1qSjFiV3d5WHpWZmMyVnhkV1Z1WTJV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BOekF1TmpBd01EQTJNVEF6TlRFMU5pVXlReVV5TW5rbE1qSWxNMEV6TkRRdU5UazVPVGs0TkRjME1USXhNU1V5UXlVeU1uY2xNaklsTTBFeE1EQWxNa01sTWpKb0pUSXlKVE5CTlRVbE1rTWxNako2YVc1a1pYZ2xNaklsTTBF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GdsUWtVbFFrVWxSVFlsT0RnbE9UQWxSVFVsUWtFbFFUWWxSVGdsUVVVbFFURWxSVGNsUVVV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CVW5OT1JtUkJlbEJ2T0RJM09EZ3dKVEl5SlRkRUpUSkRKVEl5YTNoNFlYVnZUa3RMVFRZeE56VXpOeVV5TWlVelFTVTNRaVV5TW1sa0pUSXlKVE5CSlRJeWEzaDRZWFZ2VGt0TFRUWXhOelV6TnlVeU1pVXlReVV5TW01aGJXVWxNaklsTTBFbE1qSjFiV3d5WHpWZmMyVnhkV1Z1WTJWZmIySnFaV04wSlRJeUpUSkRKVEl5ZEdsMGJHVWxNaklsTTBFbE1qSWxSVFVsUVVZbFFqa2xSVGdsUWpFbFFURWxNaklsTWtNbE1qSmpZWFJsWjI5eWVTVXlNaVV6UVNVeU1uVnRiREpmTlY5elpYRjFaVzVq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UTNNQzQyTURBd01EWXhNRE0xTVRVMkpUSkRKVEl5ZVNVeU1pVXpRVFF6TWk0MU9UazVPVGcwTnpReE1qRXhKVEpESlRJeWR5VXlNaVV6UVRFd01DVXlReVV5TW1nbE1qSWxNMEUxTlNVeVF5VXlNbnBwYm1SbGVDVXlNaVV6UVRFd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FlsT1RVbFFqQWxSVFlsT0VRbFFVVWxSVFVsT0VZbFFVWWxSVGdsUVRjbE9EWWxSVFVsT0VN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ZMExqWXdNREF3TmpFd016VXhOVFlsTWtNbE1qSjVKVEl5SlROQk1UVTVMalU1T1RrNU9EUTNOREV5TVRFbE1rTWxNakozSlRJeUpUTkJNVEF3SlRKREpUSXlhQ1V5TWlVelFUUXdKVEpESlRJeWVtbHVaR1Y0SlRJeUpUTkJNVFV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QWxNa01sTWpKNUpUSXlKVE5CTUNVeVF5VXlNbmNsTWpJbE0wRWxNakozSlRJeUpUSkRKVEl5YUNVeU1pVXpRU1V5TW1nbE1qSWxOMFFsTWtNbE1qSjBaWGgwSlRJeUpUTkJKVEl5SlVVMkpUbEVKVGd6SlVVNUpUazVKVGt3SlVVMkpUaEZKVUUzSlVVMUpUZzR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jd0xqWXdNREF3TmpFd016VXhOVFlsTWtNbE1qSjVKVEl5SlROQk16a3pMalU1T1RrNU9EUTNOREV5TVRFbE1rTWxNakozSlRJeUpUTkJNVEF3SlRKREpUSXlhQ1V5TWlVelFUUXdKVEpESlRJeWVtbHVaR1Y0SlRJeUpUTkJNVGt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QWxNa01sTWpKNUpUSXlKVE5CTUNVeVF5VXlNbmNsTWpJbE0wRWxNakozSlRJeUpUSkRKVEl5YUNVeU1pVXpRU1V5TW1nbE1qSWxOMFFsTWtNbE1qSjBaWGgwSlRJeUpUTkJKVEl5SlVVNEpVRkZKVUV4SlVVM0pVRkZKVGszSlVVM0pVSkNKVGt6SlVVMkpUbEZKVGx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kyOXVkR0ZwYm1WeUpUSXlKVE5CSlRJeVFWSnpUa1prUVhwUWJ6Z3lOemc0TUNVeU1pVTNSQ1UzUkNVeVF5VXlNbU52YlcxbGJuUnpKVEl5SlROQkpUVkNKVFZFSlRKREpUSXljR3gxWjJsdWN5VXlNaVV6UVNVM1FpVTNSQ1V5UXlVeU1tRnBRMjl1ZEdGcGJtVnljeVV5TWlVelFTVTNRaVUzUkNVeVF5VXlNblJvWlcxbEpUSXlKVE5CSlRkQ0pUSXljR0ZuWlNVeU1pVXpRU1UzUWlVeU1tSmhZMnRuY205MWJtUkRiMnh2Y2lVeU1pVXpRU1V5TW5SeVlXNXpjR0Z5Wlc1MEpUSXlKVGRFSlRkRUpUZEUiLAoJIkZpbGVJZCIgOiAiZjY0YTI4NzItM2QxNC00Y2JlLThkNTUtMzUzMjRmMzUzYjBhIgp9Cg=="/>
    </extobj>
    <extobj name="E657119C-6982-421D-8BA7-E74DEB70A7D9-7">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1TWpBbE4wUWxNa01sTWpKbGJHVnRaVzUwY3lVeU1pVXpRU1UzUWlVeU1rZEtha1JTYWtkTVNWazJNVEV4TnpRbE1qSWxNMEVsTjBJbE1qSnBaQ1V5TWlVelFTVXlNa2RLYWtSU2FrZE1TVmsyTVRFeE56UWxNaklsTWtNbE1qSnVZVzFsSlRJeUpUTkJKVEl5ZFcxc01sODFYM05sY1hWbGJtTmxYMlp5WVdkdFpXNTBKVEl5SlRKREpUSXlkR2wwYkdVbE1qSWxNMEVsTWpJbFJUY2xPRGtsT0RjbFJUWWxRVVVsUWpV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kSEox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JekxqWXdNREF3TmpFd016VXhOVFlsTWtNbE1qSjVKVEl5SlROQk1UUXdMalU1T1RrNU9EUTNOREV5TVRFbE1rTWxNakozSlRJeUpUTkJNekl3SlRKREpUSXlhQ1V5TWlVelFURTNNeVV5UXlVeU1ucHBibVJsZUNVeU1pVXpRUzB4SlRKREpUSXlZVzVuYkdVbE1qSWxNMEV3SlRKREpUSXlkMmxrZEdnbE1qSWxNMEVsTlVJeE5EQWxOVVFsTWtNbE1qSm9aV2xuYUhRbE1qSWxNMEVsTlVJek1DVXlRekVsTlVR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ZHJhbHByVlhGWVpVb3hOemt6TmpZbE1qSWxNMEVsTjBJbE1qSnBaQ1V5TWlVelFTVXlNa2RyYWxwclZYRllaVW94Tnprek5qWWxNaklsTWtNbE1qSnVZVzFsSlRJeUpUTkJKVEl5ZFcxc01sODFYM05sY1hWbGJtTmxYMlp5WVdkdFpXNTBKVEl5SlRKREpUSXlkR2wwYkdVbE1qSWxNMEVsTWpJbFJUY2xPRGtsT0RjbFJUWWxRVVVsUWpV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kSEox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XpRNExqWXdNREF3TmpFd016VXhOVFlsTWtNbE1qSjVKVEl5SlROQk16SXhMamcxTURBd01ETTRNVFEyT1RjbE1rTWxNakozSlRJeUpUTkJORE0wTGpjMUpUSkRKVEl5YUNVeU1pVXpRVFF5TXk0d01EQXdNREUwTXpBMU1URTFKVEpESlRJeWVtbHVaR1Y0SlRJeUpUTkJNaVV5UXlVeU1tRnVaMnhsSlRJeUpUTkJNQ1V5UXlVeU1uZHBaSFJvSlRJeUpUTkJKVFZDTVRVekpUVkVKVEpESlRJeWFHVnBaMmgwSlRJeUpUTkJKVFZDTXpBbE1rTXhKVFZF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GNlpFSkxRbnAxU2xNeU1UWTBOVE1sTWpJbE0wRWxOMElsTWpKcFpDVXlNaVV6UVNVeU1sRjZaRUpMUW5wMVNsTXlNVFkwTlRNbE1qSWxNa01sTWpKdVlXMWxKVEl5SlROQkpUSXlkVzFzTWw4MVgzTmxjWFZsYm1ObFgyWnlZV2R0Wlc1MEpUSXlKVEpESlRJeWRHbDBiR1VsTWpJbE0wRWxNaklsUlRjbE9Ea2xPRGNsUlRZbFFVVWxRalVsTWpJbE1rTWxNakpqWVhSbFoyOXllU1V5TWlVelFTVXlNblZ0YkRKZk5WOXpaWEYxWlc1a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mRISjF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PREk1TGpZd01EQXdOakV3TXpVeE5UWWxNa01sTWpKNUpUSXlKVE5CTVRRd0xqVTVPVGs1T0RRM05ERXlNVEVsTWtNbE1qSjNKVEl5SlROQk16QTVKVEpESlRJeWFDVXlNaVV6UVRJd01DVXlReVV5TW5wcGJtUmxlQ1V5TWlVelFUTWxNa01sTWpKaGJtZHNaU1V5TWlVelFUQWxNa01sTWpKM2FXUjBhQ1V5TWlVelFTVTFRakUxT0NVMVJDVXlReVV5TW1obGFXZG9kQ1V5TWlVelFTVTFRak13SlRKRE1TVTFS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sVTFKdFZucG1VbTlUTkRJeU1qRXhKVEl5SlROQkpUZENKVEl5YVdRbE1qSWxNMEVsTWpKbFUxSnRWbnBtVW05VE5ESXlNakV4SlRJeUpUSkRKVEl5Ym1GdFpTVXlNaVV6UVNVeU1uVnRiREpmTlY5aFkzUnBkbWwwZVY5emRHRnlkQ1V5TWlVeVF5VXlNblJwZEd4bEpUSXlKVE5CSlRJeUpVVTFKVUpESlRnd0pVVTFKVUUzSlRoQ0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5qTXVOakF3TURBMk1UQXpOVEUxTmlVeVF5VXlNbmtsTWpJbE0wRXpOQzQyTURBd01EWXhNRE0xTVRVMk1qVWxNa01sTWpKM0pUSXlKVE5CTkRBbE1rTWxNakpvSlRJeUpUTkJORE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mpkWEoyWlNVeU1pVXlReVV5TW5neEpUSXlKVE5CSlRJeU1DVXlNaVV5UXlVeU1ua3hKVEl5SlROQkpUSXlMV2dsTWtZMkpUSXlKVEpESlRJeWVESWxNaklsTTBFbE1qSjNKVEl5SlRKREpUSXllVElsTWpJbE0wRWxNakl0YUNVeVJqWWxNaklsTWtNbE1qSjRKVEl5SlROQkpUSXlkeVV5TWlVeVF5VXlNbmtsTWpJbE0wRWxNakpvSlRKR01pVXlNaVUzUkNVeVF5VTNRaVV5TW1GamRHbHZiaVV5TWlVelFTVXlNbU4xY25abEpUSXlKVEpESlRJeWVERWxNaklsTTBFbE1qSjNKVEl5SlRKREpUSXllVEVsTWpJbE0wRWxNakpvSlRKQ2FDVXlSallsTWpJbE1rTWxNako0TWlVeU1pVXpRU1V5TWpBbE1qSWxNa01sTWpKNU1pVXlNaVV6UVNVeU1tZ2xNa0pvSlRKR05p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bE1qSXRNakFsTWpJbE1rTWxNako1SlRJeUpUTkJKVEl5YUNVeU1pVXlReVV5TW5jbE1qSWxNMEVsTWpKM0pUSkNOREFsTWpJbE1rTWxNakpvSlRJeUpUTkJKVEl5TXpBbE1qSWxOMFF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lVXbEdhRnA2ZDA1U05qWTJOVEV6SlRJeUpUTkJKVGRDSlRJeWFXUWxNaklsTTBFbE1qSmpVV2xHYUZwNmQwNVNOalkyTlRFekpUSXlKVEpESlRJeWJtRnRaU1V5TWlVelFTVXlNblZ0YkRKZk5WOWhZM1JwZG1sMGVWOWxibVFsTWpJbE1rTWxNakowYVhSc1pTVXlNaVV6UVNVeU1pVkZOeVZDUWlVNU15VkZOaVU1UkNVNVJpVXlNaVV5UXlVeU1tTmhkR1ZuYjNKNUpUSXlKVE5CSlRJeWRXMXNNbDgxWDJGamRHbDJhWFI1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9UWTVMall3TURBd05qRXdNelV4TlRZbE1rTWxNako1SlRJeUpUTkJORFl3TGpNMU1EQXdNRE00TVRRMk9UY2xNa01sTWpKM0pUSXlKVE5CTkRBbE1rTWxNakpvSlRJeUpUTkJOREFsTWtNbE1qSjZhVzVrWlhnbE1qSWxNMEUx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UNVeVF6QWxNa013SlRJeUpUZEVKVEpESlRJeWRHaGxiV1VsTWpJbE0wRWxOMElsTjBRbE1rTWxNakp3WVhSb0pUSXlKVE5CSlRWQ0pUZENKVEl5Wm1sc2JGTjBlV3hsSlRJeUpUTkJKVGRDSlRJeWRIbHdaU1V5TWlVelFTVXlNbk52Ykdsa0pUSXlKVEpESlRJeVkyOXNiM0lsTWpJbE0wRWxNakl5TlRVbE1rTXlOVFVsTWtNeU5UVWxNaklsTjBRbE1rT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WxNakl0TWpBbE1qSWxNa01sTWpKNUpUSXlKVE5CSlRJeWFDVXlNaVV5UXlVeU1uY2xNaklsTTBFbE1qSjNKVEpDTkRBbE1qSWxNa01sTWpKb0pUSXlKVE5CSlRJeU16QWxNaklsTjBR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9WbU5uWWtKeFRVcGhNelkwTnprNUpUSXlKVE5CSlRkQ0pUSXlhV1FsTWpJbE0wRWxNakpvVm1ObllrSnhUVXBoTXpZME56azV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3TWk0eE1EQXdNRFl4TURNMU1UVTJKVEpESlRJeWVTVXlNaVV6UVRrekxqRXdNREF3TWpJNE9EZ3hPRE0ySlRKREpUSXlkeVV5TWlVelFURTJNeVV5UXlVeU1tZ2xNaklsTTBFeU9TVXlReVV5TW5wcGJtUmxlQ1V5TWlVelFUY2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lNVNU15VkZOU1U0TlNWQk5TVkZOU1U0UmlVNE1pVkZOaVU1TlNWQ01HMWhkSEpwZUY5cFp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1d1RGbFRWVzFxVVZZNE1USXhOVEVsTWpJbE0wRWxOMElsTWpKcFpDVXlNaVV6UVNVeU1rNXdURmxUVlcxcVVWWTRNVEl4TlRF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VXdNaTR4TURBd01EWXhNRE0xTVRVMkpUSkRKVEl5ZVNVeU1pVXpRVEUzTmk0eE1EQXdNREl5T0RnNE1UZ3pOaVV5UXlVeU1uY2xNaklsTTBFeE5qTWxNa01sTWpKb0pUSXlKVE5CTWprbE1rTWxNako2YVc1a1pYZ2xNaklsTTBFN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UWxRa0lsT0VWUVJFWWxNa1pGZUdObGJDVkZPQ1ZCTnlWQk15VkZOaVU1UlNVNU1DVkZOaVU0T0NVNU1DVkZOeVZDUWlWQk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a2RLYWtSU2FrZE1TVmsyTVRFeE56UWxNaklsTjBRbE1rTWxNakpJYzAxYVYyRlBTR2x4TURjMk9EVTNKVEl5SlROQkpUZENKVEl5YVdRbE1qSWxNMEVsTWpKSWMwMWFWMkZQU0dseE1EYzJPRFUz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E5qQXVNelV3TURBMk1UQXpOVEUxTmlVeVF5VXlNbmtsTWpJbE0wRXlNamd1TVRBd01EQXlNamc0T0RFNE16WWxNa01sTWpKM0pUSXlKVE5CTWpRMkxqVWxNa01sTWpKb0pUSXlKVE5CTWprbE1rTWxNako2YVc1a1pYZ2xNaklsTTBFeE1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VkyOTFjbk5sWDJGamFHbGxkbVZ0Wlc1MEpUSXdKVE5FSlRJd2MyTnZjbVVsTWpBbE1rWWxNakF4TUR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TbXBFVW1wSFRFbFpOakV4TVRjMEpUSXlKVGRFSlRKREpUSXlaWE52UlZOVVJHcDZZVFE0TkRFeU5pVXlNaVV6UVNVM1FpVXlNbWxrSlRJeUpUTkJKVEl5WlhOdlJWTlVSR3A2WVRRNE5ERXlOaVV5TWlVeVF5VXlNbTVoYldVbE1qSWxNMEVsTWpKMWJXd3lYelZmWVdOMGFYWnBkSGxmYzNSaGRHVWxNaklsTWtNbE1qSjBhWFJzWlNVeU1pVXpRU1V5TWlWRk55VTRRU1ZDTmlWRk5pVTRNQ1U0TVN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jeUxqTTFNREF3TmpFd016VXhOVFlsTWtNbE1qSjVKVEl5SlROQk1qZ3dMakV3TURBd01qSTRPRGd4T0RNMkpUSkRKVEl5ZHlVeU1pVXpRVEl5TWk0MUpUSkRKVEl5YUNVeU1pVXpRVEk1SlRKREpUSXllbWx1WkdWNEpUSXlKVE5CTVRF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5TVkJSQ1U1T0NWRk5TVTRNaVZCT0NWRk5TVTRPQ1ZDTUVOdmRYSnpaUzVoWTJocFpYWmxiV1Z1ZENWRk5TVkJSQ1U1TnlWRk5pVkJSU1ZD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rZEtha1JTYWtkTVNWazJNVEV4TnpRbE1qSWxOMFFsTWtNbE1qSlBTMmRMWkdkbFNscGhNVE16TnprNUpUSXlKVE5CSlRkQ0pUSXlhV1FsTWpJbE0wRWxNakpQUzJkTFpHZGxTbHBoTVRNek56azV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E5qQXVNelV3TURBMk1UQXpOVEUxTmlVeVF5VXlNbmtsTWpJbE0wRXpOVFV1T0RVd01EQXdNemd4TkRZNU55VXlReVV5TW5jbE1qSWxNMEV5TkRZdU5TVXlReVV5TW1nbE1qSWxNMEV5T1NVeVF5VXlNbnBwYm1SbGVDVXlNaVV6UVRF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WWxPVVlsUVRVbFJUZ2xRVVlsUVRJbFJUWWxPVFFsUVVZbFJUWWxPVElsT1RFbFJUZ2xRVVlsUVRVbFJUWWxPRU1sT0RjbFJUWWxRVEFsT0RjbFJUY2xPRElsUWprbFJUY2xPVUVsT0RRbFJUZ2xRVVlsUWtVbFJUY2xRVGdsT0VJbFJUVWxPRVlsT0VFbFJUWWxPVVFsT0RNbFJUa2xPRGNsT0V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hMnBhYTFWeFdHVktNVGM1TXpZMkpUSXlKVGRFSlRKREpUSXlSVWh0ZVdkWlNtOUNXRE01TmpVek9TVXlNaVV6UVNVM1FpVXlNbWxrSlRJeUpUTkJKVEl5UlVodGVXZFpTbTlDV0RNNU5qVXpPU1V5TWlVeVF5VXlNbTVoYldVbE1qSWxNMEVsTWpKMWJXd3lYelZmWVdOMGFYWnBkSGxmYzNSaGRHVWxNaklsTWtNbE1qSjBhWFJzWlNVeU1pVXpRU1V5TWlWRk55VTRRU1ZDTmlWRk5pVTRNQ1U0TVN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Zd0xqTTFNREF3TmpFd016VXhOVFlsTWtNbE1qSjVKVEl5SlROQk5ERXdMamcxTURBd01ETTRNVFEyT1RjbE1rTWxNakozSlRJeUpUTkJNalEyTGpVbE1rTWxNakpvSlRJeUpUTkJNamtsTWtNbE1qSjZhVzVrWlhnbE1qSWxNMEV4Tm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MUpUaEJKVUV3SlVVMkpUbEVKVGd6SlVVMkpUZ3dKVUpDSlVVMUpUa3lKVGhESlRJd0pUTkVKVEl3SlVORkpVRXpLQ1ZGT0NWQlJpVkNSU1ZGTnlWQk9DVTRRaVZGT0NWQ1JTVkNSU1ZGTmlVNE9DVTVNQ1ZGTlNWQ1FTVkJOaVV5TUNWRE15VTVOeVV5TUNWRk5pVTVSQ1U0TXlWRk9TVTROeVU0UkN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hMnBhYTFWeFdHVktNVGM1TXpZMkpUSXlKVGRFSlRKREpUSXlVMVpSVWtwa2FreEhhRE0wTlRrME5DVXlNaVV6UVNVM1FpVXlNbWxrSlRJeUpUTkJKVEl5VTFaUlVrcGtha3hIYURNME5UazBOQ1V5TWlVeVF5VXlNbTVoYldVbE1qSWxNMEVsTWpKMWJXd3lYelZmWVdOMGFYWnBkSGxmYzNSaGRHVWxNaklsTWtNbE1qSjBhWFJzWlNVeU1pVXpRU1V5TWlWRk55VTRRU1ZDTmlWRk5pVTRNQ1U0TVN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Zd0xqTTFNREF3TmpFd016VXhOVFlsTWtNbE1qSjVKVEl5SlROQk5EWTFMamcxTURBd01ETTRNVFEyT1RjbE1rTWxNakozSlRJeUpUTkJNalEyTGpVbE1rTWxNakpvSlRJeUpUTkJNamtsTWtNbE1qSjZhVzVrWlhnbE1qSWxNMEV4Tn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MkpUbEVKVGd6SlVVNUpUZzNKVGhFSlVVMkpUZ3dKVUpDSlVVMUpUa3lKVGhESlRJd0pUTkVKVEl3SlVORkpVRXpLQ1ZGTmlVNVJDVTRNeVZGT1NVNE55VTRSQ2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SGEycGFhMVZ4V0dWS01UYzVNelkySlRJeUpUZEVKVEpESlRJeVEzaHJWR0YxUTNGVlVUTXdNelV3TWlVeU1pVXpRU1UzUWlVeU1tbGtKVEl5SlROQkpUSXlRM2hyVkdGMVEzRlZVVE13TXpVd01p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lUzTGpFd01EQXdOakV3TXpVeE5UWWxNa01sTWpKNUpUSXlKVE5CTlRZMExqZzFNREF3TURNNE1UUTJPVGNsTWtNbE1qSjNKVEl5SlROQk1qUTJMalVsTWtNbE1qSm9KVEl5SlROQk1qa2xNa01sTWpKNmFXNWtaWGdsTWpJbE0wRXhPQ1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RoREpUZzNKVVUySlVFd0pUZzNKVVUzSlRneUpVSTVKVVU0SlVKRkpVSkZKVVUySlRnNEpUa3dKVVUxSlVKQkpVRTJKVEl3SlRORUpUSXdKVVUxSlRoQkpVRXdKVVUySlRsRUpUZ3pKVVUySlRnd0pVSkNKVVUxSlRreUpUaERKVEl3SlRKR0pUSXdKVVUySlRsRUpUZ3pKVVU1SlRnM0pUaEVKVVUySlRnd0pVSkNKVVUxSlRreUpUaE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UjJ0cVdtdFZjVmhsU2pFM09UTTJOaVV5TWlVM1JDVXlReVV5TW1SWGVFWlFVRWxMWlcwME5ETTROallsTWpJbE0wRWxOMElsTWpKcFpDVXlNaVV6UVNVeU1tUlhlRVpRVUVsTFpXMDBORE00TmpZ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XlOQzR6TlRBd01EWXhNRE0xTVRVMkpUSkRKVEl5ZVNVeU1pVXpRVFUyTkM0NE5UQXdNREF6T0RFME5qazNKVEpESlRJeWR5VXlNaVV6UVRFME15NHlOU1V5UXlVeU1tZ2xNaklsTTBFeU9TVXlReVV5TW5wcGJtUmxlQ1V5TWlVelFURTV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lsT0VNbE9EY2xSVFlsUVRBbE9EY2xSVGNsT0RJbFFqa2xSVGdsUWtVbFFrVWxSVFlsT0RnbE9UQWxSVFVsUWtFbFFUWWxNakFsTTBRbE1qQX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UjJ0cVdtdFZjVmhsU2pFM09UTTJOaVV5TWlVM1JDVXlReVV5TW1sbGFWbHRVbGRMVUdvek9EZ3hOalFsTWpJbE0wRWxOMElsTWpKcFpDVXlNaVV6UVNVeU1tbGxhVmx0VWxkTFVHb3pPRGd4TmpR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TFOeTR4TURBd01EWXhNRE0xTVRVMkpUSkRKVEl5ZVNVeU1pVXpRVFl5Tnk0M01qUTVPVGswTWpjM09UVTBKVEpESlRJeWR5VXlNaVV6UVRJME5pNDFKVEpESlRJeWFDVXlNaVV6UVRJNUxqZzNORGs1T1RBME5qTXlOVFk0TkNVeVF5VXlNbnBwYm1SbGVDVXlNaVV6UVRJd0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UWxRa1lsT1VRbFJUVWxRVVFsT1RnbFJUVWxPRGdsUWpCRFlXeGpkV3hoZEdsdmJsSmxjM1ZzZE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rZHJhbHByVlhGWVpVb3hOemt6TmpZbE1qSWxOMFFsTWtNbE1qSlFSMXBvVTNCaFJHSnNPRGd6TWpreUpUSXlKVE5CSlRkQ0pUSXlhV1FsTWpJbE0wRWxNakpRUjFwb1UzQmhSR0pzT0Rnek1qa3l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1UZ3VOakF3TURBMk1UQXpOVEUxTmlVeVF5VXlNbmtsTWpJbE0wRTFNakF1T0RVd01EQXdNemd4TkRZNU55VXlReVV5TW5jbE1qSWxNMEV4TXpBbE1rTWxNakpvSlRJeUpUTkJNalV1TURBd01EQXhORE13TlRFeE5EYzFKVEpESlRJeWVtbHVaR1Y0SlRJeUpUTkJNal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VUWxPRE1sUlRrbE9EY2xPRVFsUlRZbE9EQWxRa0lsUlRVbE9USWxPRU1sTWpabmRDVXpRakFsTTB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F4TlM0ek5UQXdNRFl4TURNMU1UVTJKVEpESlRJeWVTVXlNaVV6UVRZNE1TNDROVEF3TURFNE1URTVPREV5SlRKREpUSXlkeVV5TWlVelFURXpNQ1V5UXlVeU1tZ2xNaklsTTBFeU5TNHdNREF3TURFME16QTFNVEUwTnpVbE1rTWxNako2YVc1a1pYZ2xNaklsTTBFek1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9DVkZOaVU1UXlVNE9TVkZOU1ZCUkNVNU1DVkZOaVU0UXlVNE55VkZOaVZCTUNVNE55VkZSaVZDUXl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GcyTmk0ek5UQXdNRFl4TURNMU1UVTJKVEpESlRJeWVTVXlNaVV6UVRFNE15NHhNREF3TURJeU9EZzRNVGd6TmlVeVF5VXlNbmNsTWpJbE0wRXlORFl1TlNVeVF5VXlNbWdsTWpJbE0wRXlPU1V5UXlVeU1ucHBibVJsZUNVeU1pVXpRVE0w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nbE9FVWxRamNsUlRVbE9FWWxPVFlsUlRnbFFVWWxRVFVsUlRZbFFVWWxPVFVsUlRRbFFqZ2xPVUVsUlRnbFFUWWxPREVsUlRZbFFqRWxPRElsUlRRbFFqZ2xPRUlsUlRZbE9Ea2xPREFsUlRZbE9VTWxPRGtsUlRZbE9FTWxPRGNsUlRZbFFUQWxPRGNsUlRjbE9ESWxRamtsUlRnbFFrVWxRa1VsUlRZbE9EZ2xPVEFsUlRVbFFrRWxR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UmVtUkNTMEo2ZFVwVE1qRTJORFV6SlRJeUpUZEVKVEpESlRJeVNHcDFjRzFOUjJ4MFlUSXpNelU1TnlVeU1pVXpRU1UzUWlVeU1tbGtKVEl5SlROQkpUSXlTR3AxY0cxTlIyeDBZVEl6TXpVNU55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PRFkyTGpNMU1EQXdOakV3TXpVeE5UWWxNa01sTWpKNUpUSXlKVE5CTWpNNUxqazNOVEF3TURZeE9UZzRPRE1sTWtNbE1qSjNKVEl5SlROQk1qUTJMalVsTWtNbE1qSm9KVEl5SlROQk1qa2xNa01sTWpKNmFXNWtaWGdsTWpJbE0wRXpOU1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VGR0pUazFKVVUwSlVJNEpUbEJKVVU0SlVFMkpUZ3hKVVUySlVJeEpUZ3lKVVU0SlVKRkpVSkZKVVUySlRnNEpUa3dKVVUxSlVKQkpVRTJKVEl3SlRORUpUSXdKVVUzSlVGRkpUazNKVVUySlRsREpVRkdKVVUxSlVJNUpVSXpKVVUxSlRsRUpUZzNKVVUxSlRnd0pVSk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VVhwa1FrdENlblZLVXpJeE5qUTFNeVV5TWlVM1JDVXlReVV5TW5ad1psWlBZa3g2WkVnNE56YzBOVFlsTWpJbE0wRWxOMElsTWpKcFpDVXlNaVV6UVNVeU1uWndabFpQWWt4NlpFZzROemMwTlRZ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ZzJOaTR6TlRBd01EWXhNRE0xTVRVMkpUSkRKVEl5ZVNVeU1pVXpRVE0zTXk0MU9UazVPVGcwTnpReE1qRXhKVEpESlRJeWR5VXlNaVV6UVRJME5pNDFKVEpESlRJeWFDVXlNaVV6UVRJNUpUSkRKVEl5ZW1sdVpHVjRKVEl5SlROQk16W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5DVkZOU1U1UWlVNVJTVkZPQ1ZCUlNWQk1TVkZOeVZCUlNVNU55VkZOeVZDUWlVNU15VkZOaVU1UlNVNV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1TURBdU5qQXdNREEyTVRBek5URTFOaVV5UXlVeU1ua2xNaklsTTBFeU9UWXVPRFE1T1RrNE9UVXdPVFU0TWpVbE1rTWxNakozSlRJeUpUTkJNVGM0SlRKREpUSXlhQ1V5TWlVelFUTXhMakkxTURBd01Ua3dOek0wT0RZek15VXlReVV5TW5wcGJtUmxlQ1V5TWlVelFUTTV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0SlVKR0pUazRKVVUySlRsREpUZzVKVVUySlVGR0pUazFKVVUwSlVJNEpUbEJKVVU0SlVFMkpUZ3hKVVUySlVJeEpUZ3l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668C0B-CA78-437A-B03E-9F8B031A1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56</Pages>
  <Words>6272</Words>
  <Characters>35756</Characters>
  <Application>Microsoft Office Word</Application>
  <DocSecurity>0</DocSecurity>
  <Lines>297</Lines>
  <Paragraphs>83</Paragraphs>
  <ScaleCrop>false</ScaleCrop>
  <Company/>
  <LinksUpToDate>false</LinksUpToDate>
  <CharactersWithSpaces>41945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myself</dc:creator>
  <cp:lastModifiedBy>ZXL</cp:lastModifiedBy>
  <cp:revision>9</cp:revision>
  <dcterms:created xsi:type="dcterms:W3CDTF">2023-03-07T07:57:00Z</dcterms:created>
  <dcterms:modified xsi:type="dcterms:W3CDTF">2026-05-07T14:33:00Z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eyJoZGlkIjoiYTBjYzU5NTlmZDBjYjgwOTEwMTFlMjZiOGFiOTVlZjciLCJ1c2VySWQiOiI3NjA1Njk3NjIifQ==</vt:lpwstr>
  </property>
  <property fmtid="{D5CDD505-2E9C-101B-9397-08002B2CF9AE}" pid="3" name="KSOProductBuildVer">
    <vt:lpwstr>2052-12.1.0.25865</vt:lpwstr>
  </property>
  <property fmtid="{D5CDD505-2E9C-101B-9397-08002B2CF9AE}" pid="4" name="ICV">
    <vt:lpwstr>38E4069FD2BD4089BED9BA3DDF02BECA_12</vt:lpwstr>
  </property>
</Properties>
</file>